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BA0D95"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9333E0" w:rsidRDefault="00447154" w:rsidP="00447154">
      <w:pPr>
        <w:pStyle w:val="ListParagraph"/>
        <w:numPr>
          <w:ilvl w:val="0"/>
          <w:numId w:val="1"/>
        </w:numPr>
        <w:spacing w:after="200"/>
        <w:rPr>
          <w:rFonts w:cstheme="minorHAnsi"/>
        </w:rPr>
      </w:pPr>
      <w:r w:rsidRPr="009766E3">
        <w:rPr>
          <w:rFonts w:cstheme="minorHAnsi"/>
        </w:rPr>
        <w:t xml:space="preserve">What in </w:t>
      </w:r>
      <w:r w:rsidR="009333E0" w:rsidRPr="009766E3">
        <w:rPr>
          <w:rFonts w:cstheme="minorHAnsi"/>
        </w:rPr>
        <w:t>Back blazes</w:t>
      </w:r>
      <w:r w:rsidRPr="009766E3">
        <w:rPr>
          <w:rFonts w:cstheme="minorHAnsi"/>
        </w:rPr>
        <w:t xml:space="preserve"> is this about?</w:t>
      </w:r>
    </w:p>
    <w:p w:rsidR="00832115" w:rsidRPr="009766E3" w:rsidRDefault="009333E0" w:rsidP="00447154">
      <w:pPr>
        <w:pStyle w:val="ListParagraph"/>
        <w:numPr>
          <w:ilvl w:val="0"/>
          <w:numId w:val="1"/>
        </w:numPr>
        <w:spacing w:after="200"/>
        <w:rPr>
          <w:rFonts w:cstheme="minorHAnsi"/>
        </w:rPr>
      </w:pPr>
      <w:r>
        <w:rPr>
          <w:rFonts w:cstheme="minorHAnsi"/>
        </w:rPr>
        <w:t>Data collection and Pre-processing</w:t>
      </w:r>
      <w:r w:rsidR="00447154" w:rsidRPr="009766E3">
        <w:rPr>
          <w:rFonts w:cstheme="minorHAnsi"/>
        </w:rPr>
        <w:t xml:space="preserve">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What in Back</w:t>
      </w:r>
      <w:r w:rsidR="00F33B52">
        <w:rPr>
          <w:rFonts w:asciiTheme="minorHAnsi" w:hAnsiTheme="minorHAnsi" w:cstheme="minorHAnsi"/>
        </w:rPr>
        <w:t xml:space="preserve"> </w:t>
      </w:r>
      <w:bookmarkStart w:id="0" w:name="_GoBack"/>
      <w:bookmarkEnd w:id="0"/>
      <w:r w:rsidRPr="009766E3">
        <w:rPr>
          <w:rFonts w:asciiTheme="minorHAnsi" w:hAnsiTheme="minorHAnsi" w:cstheme="minorHAnsi"/>
        </w:rPr>
        <w:t>blazes is this about?</w:t>
      </w:r>
    </w:p>
    <w:p w:rsidR="009766E3" w:rsidRPr="009766E3" w:rsidRDefault="00BA0D95"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Default="00D779DB" w:rsidP="00DF027C">
      <w:pPr>
        <w:rPr>
          <w:ins w:id="1" w:author="Bharat Nagaraju" w:date="2019-03-10T14:06:00Z"/>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605C00" w:rsidRDefault="00605C00" w:rsidP="00DF027C">
      <w:pPr>
        <w:rPr>
          <w:ins w:id="2" w:author="Bharat Nagaraju" w:date="2019-03-10T14:06:00Z"/>
          <w:rFonts w:cstheme="minorHAnsi"/>
          <w:b w:val="0"/>
        </w:rPr>
      </w:pPr>
    </w:p>
    <w:p w:rsidR="00605C00" w:rsidRDefault="00605C00" w:rsidP="00DF027C">
      <w:pPr>
        <w:rPr>
          <w:ins w:id="3" w:author="Bharat Nagaraju" w:date="2019-03-10T14:06:00Z"/>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Pr="009766E3" w:rsidRDefault="00CD29A8" w:rsidP="00CD29A8">
      <w:pPr>
        <w:pStyle w:val="Heading1"/>
        <w:rPr>
          <w:rFonts w:asciiTheme="minorHAnsi" w:hAnsiTheme="minorHAnsi" w:cstheme="minorHAnsi"/>
        </w:rPr>
      </w:pPr>
      <w:r>
        <w:rPr>
          <w:rFonts w:asciiTheme="minorHAnsi" w:hAnsiTheme="minorHAnsi" w:cstheme="minorHAnsi"/>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CD29A8" w:rsidRPr="009766E3" w:rsidTr="00F03006">
        <w:trPr>
          <w:trHeight w:val="3546"/>
        </w:trPr>
        <w:tc>
          <w:tcPr>
            <w:tcW w:w="9999" w:type="dxa"/>
          </w:tcPr>
          <w:p w:rsidR="00CD29A8" w:rsidRPr="009766E3" w:rsidRDefault="00605C00" w:rsidP="00F03006">
            <w:pPr>
              <w:pStyle w:val="Heading2"/>
              <w:rPr>
                <w:rFonts w:cstheme="minorHAnsi"/>
              </w:rPr>
            </w:pPr>
            <w:r>
              <w:rPr>
                <w:rFonts w:cstheme="minorHAnsi"/>
              </w:rPr>
              <w:t>Data Collection</w:t>
            </w:r>
          </w:p>
          <w:p w:rsidR="00605C00" w:rsidRDefault="00605C00" w:rsidP="00605C00">
            <w:pPr>
              <w:rPr>
                <w:rFonts w:cstheme="minorHAnsi"/>
                <w:b w:val="0"/>
              </w:rPr>
            </w:pPr>
            <w:r>
              <w:rPr>
                <w:rFonts w:cstheme="minorHAnsi"/>
                <w:b w:val="0"/>
              </w:rPr>
              <w:t xml:space="preserve">Based on the statistics published by </w:t>
            </w:r>
            <w:hyperlink r:id="rId11" w:history="1">
              <w:r w:rsidRPr="001C65C9">
                <w:rPr>
                  <w:rStyle w:val="Hyperlink"/>
                  <w:rFonts w:cstheme="minorHAnsi"/>
                  <w:b w:val="0"/>
                </w:rPr>
                <w:t>Back blaze</w:t>
              </w:r>
            </w:hyperlink>
            <w:r>
              <w:rPr>
                <w:rFonts w:cstheme="minorHAnsi"/>
                <w:b w:val="0"/>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Default="00605C00" w:rsidP="00605C00">
            <w:pPr>
              <w:rPr>
                <w:rFonts w:cstheme="minorHAnsi"/>
                <w:b w:val="0"/>
              </w:rPr>
            </w:pPr>
            <w:r>
              <w:rPr>
                <w:rFonts w:cstheme="minorHAnsi"/>
                <w:b w:val="0"/>
                <w:noProof/>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CD29A8" w:rsidRDefault="00CD29A8" w:rsidP="00F03006">
            <w:pPr>
              <w:pStyle w:val="Content"/>
              <w:rPr>
                <w:rFonts w:cstheme="minorHAnsi"/>
              </w:rPr>
            </w:pPr>
          </w:p>
          <w:p w:rsidR="00605C00" w:rsidRPr="009766E3" w:rsidRDefault="00605C00" w:rsidP="00C17238">
            <w:pPr>
              <w:pStyle w:val="Heading2"/>
              <w:rPr>
                <w:rFonts w:cstheme="minorHAnsi"/>
              </w:rPr>
            </w:pPr>
            <w:r>
              <w:rPr>
                <w:rFonts w:cstheme="minorHAnsi"/>
              </w:rPr>
              <w:t>Data Pre-Processing</w:t>
            </w:r>
          </w:p>
        </w:tc>
      </w:tr>
    </w:tbl>
    <w:p w:rsidR="00141CC7" w:rsidRDefault="001C65C9" w:rsidP="00DF027C">
      <w:pPr>
        <w:rPr>
          <w:rFonts w:cstheme="minorHAnsi"/>
          <w:b w:val="0"/>
        </w:rPr>
      </w:pPr>
      <w:r>
        <w:rPr>
          <w:rFonts w:cstheme="minorHAnsi"/>
          <w:b w:val="0"/>
        </w:rPr>
        <w:t>Data shared by back blaze is</w:t>
      </w:r>
      <w:r w:rsidR="009F68B5">
        <w:rPr>
          <w:rFonts w:cstheme="minorHAnsi"/>
          <w:b w:val="0"/>
        </w:rPr>
        <w:t xml:space="preserve"> </w:t>
      </w:r>
      <w:r>
        <w:rPr>
          <w:rFonts w:cstheme="minorHAnsi"/>
          <w:b w:val="0"/>
        </w:rPr>
        <w:t>snapshot i.e.</w:t>
      </w:r>
      <w:r w:rsidR="009F68B5">
        <w:rPr>
          <w:rFonts w:cstheme="minorHAnsi"/>
          <w:b w:val="0"/>
        </w:rPr>
        <w:t xml:space="preserve"> hard drives which haven’t failed </w:t>
      </w:r>
      <w:r w:rsidR="00141CC7">
        <w:rPr>
          <w:rFonts w:cstheme="minorHAnsi"/>
          <w:b w:val="0"/>
        </w:rPr>
        <w:t>appears in every day s record until they fail, if they fail. However, Failed records doesn’t appear from the day they fail and a replacement hard drive (identified by a new serial number) appears from the next day. In order to perform our analysis, we need to extract the data from this huge dataset. After unzipping the archive, the data amounts to a whopping 10 GB.</w:t>
      </w:r>
    </w:p>
    <w:p w:rsidR="00595F36" w:rsidRDefault="00595F36" w:rsidP="00DF027C">
      <w:pPr>
        <w:rPr>
          <w:rFonts w:cstheme="minorHAnsi"/>
          <w:b w:val="0"/>
        </w:rPr>
      </w:pPr>
    </w:p>
    <w:p w:rsidR="00595F36" w:rsidRDefault="00595F36" w:rsidP="00DF027C">
      <w:pPr>
        <w:rPr>
          <w:rFonts w:cstheme="minorHAnsi"/>
          <w:b w:val="0"/>
        </w:rPr>
      </w:pPr>
      <w:r>
        <w:rPr>
          <w:rFonts w:cstheme="minorHAnsi"/>
          <w:noProof/>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Default="00595F36" w:rsidP="00DF027C">
      <w:pPr>
        <w:rPr>
          <w:rFonts w:cstheme="minorHAnsi"/>
          <w:b w:val="0"/>
        </w:rPr>
      </w:pPr>
    </w:p>
    <w:p w:rsidR="009F68B5" w:rsidRDefault="00141CC7" w:rsidP="00DF027C">
      <w:pPr>
        <w:rPr>
          <w:rFonts w:cstheme="minorHAnsi"/>
          <w:b w:val="0"/>
        </w:rPr>
      </w:pPr>
      <w:r>
        <w:rPr>
          <w:rFonts w:cstheme="minorHAnsi"/>
          <w:b w:val="0"/>
        </w:rPr>
        <w:t xml:space="preserve"> This volume of data cannot be processed using simple R or Python packages </w:t>
      </w:r>
      <w:r w:rsidR="00595F36">
        <w:rPr>
          <w:rFonts w:cstheme="minorHAnsi"/>
          <w:b w:val="0"/>
        </w:rPr>
        <w:t>since they are not designed to scale to such huge volume of data and use in memory processing</w:t>
      </w:r>
      <w:r>
        <w:rPr>
          <w:rFonts w:cstheme="minorHAnsi"/>
          <w:b w:val="0"/>
        </w:rPr>
        <w:t xml:space="preserve">.  We tried to </w:t>
      </w:r>
      <w:r w:rsidR="00595F36">
        <w:rPr>
          <w:rFonts w:cstheme="minorHAnsi"/>
          <w:b w:val="0"/>
        </w:rPr>
        <w:t xml:space="preserve">use </w:t>
      </w:r>
      <w:hyperlink r:id="rId14" w:history="1">
        <w:r w:rsidRPr="00141CC7">
          <w:rPr>
            <w:rStyle w:val="Hyperlink"/>
            <w:rFonts w:cstheme="minorHAnsi"/>
            <w:b w:val="0"/>
          </w:rPr>
          <w:t>SparkR</w:t>
        </w:r>
      </w:hyperlink>
      <w:r>
        <w:rPr>
          <w:rFonts w:cstheme="minorHAnsi"/>
          <w:b w:val="0"/>
        </w:rPr>
        <w:t xml:space="preserve"> and </w:t>
      </w:r>
      <w:hyperlink r:id="rId15" w:history="1">
        <w:r w:rsidRPr="00141CC7">
          <w:rPr>
            <w:rStyle w:val="Hyperlink"/>
            <w:rFonts w:cstheme="minorHAnsi"/>
            <w:b w:val="0"/>
          </w:rPr>
          <w:t>SparklyR</w:t>
        </w:r>
      </w:hyperlink>
      <w:r>
        <w:rPr>
          <w:rFonts w:cstheme="minorHAnsi"/>
          <w:b w:val="0"/>
        </w:rPr>
        <w:t xml:space="preserve"> , R packages that are provided to connect to a Spark instance for Batch processing data files. </w:t>
      </w:r>
      <w:r w:rsidR="00595F36">
        <w:rPr>
          <w:rFonts w:cstheme="minorHAnsi"/>
          <w:b w:val="0"/>
        </w:rPr>
        <w:t>D</w:t>
      </w:r>
      <w:r>
        <w:rPr>
          <w:rFonts w:cstheme="minorHAnsi"/>
          <w:b w:val="0"/>
        </w:rPr>
        <w:t>ifferent techniques</w:t>
      </w:r>
      <w:r w:rsidR="00595F36">
        <w:rPr>
          <w:rFonts w:cstheme="minorHAnsi"/>
          <w:b w:val="0"/>
        </w:rPr>
        <w:t xml:space="preserve"> were employed</w:t>
      </w:r>
      <w:r>
        <w:rPr>
          <w:rFonts w:cstheme="minorHAnsi"/>
          <w:b w:val="0"/>
        </w:rPr>
        <w:t xml:space="preserve"> using both packages – Streaming data connector of SparkR to handle huge number of </w:t>
      </w:r>
      <w:r w:rsidR="00595F36">
        <w:rPr>
          <w:rFonts w:cstheme="minorHAnsi"/>
          <w:b w:val="0"/>
        </w:rPr>
        <w:t>data files (365 files – each file of minimum size 40 MB) and Batch File processing using SparklyR. These packages were able to only load a maximum of 3 Gig and failed terribly beyond that. We decided to use native Spark using Scala to extract the required data.</w:t>
      </w:r>
    </w:p>
    <w:p w:rsidR="00595F36" w:rsidRDefault="00595F36" w:rsidP="00DF027C">
      <w:pPr>
        <w:rPr>
          <w:rFonts w:cstheme="minorHAnsi"/>
          <w:b w:val="0"/>
        </w:rPr>
      </w:pPr>
      <w:r>
        <w:rPr>
          <w:rFonts w:cstheme="minorHAnsi"/>
          <w:b w:val="0"/>
        </w:rPr>
        <w:t xml:space="preserve">Using data tables and RDD’s, </w:t>
      </w:r>
      <w:r w:rsidR="001C65C9">
        <w:rPr>
          <w:rFonts w:cstheme="minorHAnsi"/>
          <w:b w:val="0"/>
        </w:rPr>
        <w:t>we</w:t>
      </w:r>
      <w:r>
        <w:rPr>
          <w:rFonts w:cstheme="minorHAnsi"/>
          <w:b w:val="0"/>
        </w:rPr>
        <w:t xml:space="preserve"> managed to extract all the hard drives that are at least one year old and all the failed hard drive data records in order to maintain a balance in the number of success and failure records.</w:t>
      </w:r>
    </w:p>
    <w:p w:rsidR="00595F36" w:rsidRDefault="00595F36" w:rsidP="00DF027C">
      <w:pPr>
        <w:rPr>
          <w:rFonts w:cstheme="minorHAnsi"/>
          <w:b w:val="0"/>
        </w:rPr>
      </w:pPr>
      <w:r>
        <w:rPr>
          <w:rFonts w:cstheme="minorHAnsi"/>
          <w:b w:val="0"/>
        </w:rPr>
        <w:t xml:space="preserve"> </w:t>
      </w:r>
    </w:p>
    <w:p w:rsidR="00595F36" w:rsidRPr="00C17238" w:rsidRDefault="00595F36" w:rsidP="00DF027C">
      <w:pPr>
        <w:rPr>
          <w:rFonts w:cstheme="minorHAnsi"/>
          <w:u w:val="single"/>
        </w:rPr>
      </w:pPr>
      <w:r w:rsidRPr="00C17238">
        <w:rPr>
          <w:rFonts w:cstheme="minorHAnsi"/>
          <w:u w:val="single"/>
        </w:rPr>
        <w:t>Spark Snippet:</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success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(SELECT *, </w:t>
      </w:r>
      <w:proofErr w:type="spellStart"/>
      <w:r w:rsidRPr="00595F36">
        <w:rPr>
          <w:rFonts w:cstheme="minorHAnsi"/>
          <w:b w:val="0"/>
        </w:rPr>
        <w:t>dense_rank</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OVER (PARTITION BY </w:t>
      </w:r>
      <w:proofErr w:type="spellStart"/>
      <w:r w:rsidRPr="00595F36">
        <w:rPr>
          <w:rFonts w:cstheme="minorHAnsi"/>
          <w:b w:val="0"/>
        </w:rPr>
        <w:t>serial_number</w:t>
      </w:r>
      <w:proofErr w:type="spellEnd"/>
      <w:r w:rsidRPr="00595F36">
        <w:rPr>
          <w:rFonts w:cstheme="minorHAnsi"/>
          <w:b w:val="0"/>
        </w:rPr>
        <w:t xml:space="preserve"> ORDER BY date DESC) as </w:t>
      </w:r>
      <w:proofErr w:type="spellStart"/>
      <w:r w:rsidRPr="00595F36">
        <w:rPr>
          <w:rFonts w:cstheme="minorHAnsi"/>
          <w:b w:val="0"/>
        </w:rPr>
        <w:t>LatestRec</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FROM </w:t>
      </w:r>
      <w:proofErr w:type="spellStart"/>
      <w:proofErr w:type="gramStart"/>
      <w:r w:rsidRPr="00595F36">
        <w:rPr>
          <w:rFonts w:cstheme="minorHAnsi"/>
          <w:b w:val="0"/>
        </w:rPr>
        <w:t>peopleTemp</w:t>
      </w:r>
      <w:proofErr w:type="spellEnd"/>
      <w:r w:rsidRPr="00595F36">
        <w:rPr>
          <w:rFonts w:cstheme="minorHAnsi"/>
          <w:b w:val="0"/>
        </w:rPr>
        <w:t xml:space="preserve"> )</w:t>
      </w:r>
      <w:proofErr w:type="gramEnd"/>
      <w:r w:rsidRPr="00595F36">
        <w:rPr>
          <w:rFonts w:cstheme="minorHAnsi"/>
          <w:b w:val="0"/>
        </w:rPr>
        <w:t xml:space="preserve"> where failure=0 and model='ST4000DM000' </w:t>
      </w:r>
    </w:p>
    <w:p w:rsidR="00595F36" w:rsidRPr="00595F36" w:rsidRDefault="00595F36" w:rsidP="00595F36">
      <w:pPr>
        <w:rPr>
          <w:rFonts w:cstheme="minorHAnsi"/>
          <w:b w:val="0"/>
        </w:rPr>
      </w:pPr>
      <w:r w:rsidRPr="00595F36">
        <w:rPr>
          <w:rFonts w:cstheme="minorHAnsi"/>
          <w:b w:val="0"/>
        </w:rPr>
        <w:t xml:space="preserve">and </w:t>
      </w:r>
      <w:proofErr w:type="gramStart"/>
      <w:r w:rsidRPr="00595F36">
        <w:rPr>
          <w:rFonts w:cstheme="minorHAnsi"/>
          <w:b w:val="0"/>
        </w:rPr>
        <w:t>CAST(</w:t>
      </w:r>
      <w:proofErr w:type="gramEnd"/>
      <w:r w:rsidRPr="00595F36">
        <w:rPr>
          <w:rFonts w:cstheme="minorHAnsi"/>
          <w:b w:val="0"/>
        </w:rPr>
        <w:t xml:space="preserve">smart_9_raw as INT) &gt; 8760 and </w:t>
      </w:r>
      <w:proofErr w:type="spellStart"/>
      <w:r w:rsidRPr="00595F36">
        <w:rPr>
          <w:rFonts w:cstheme="minorHAnsi"/>
          <w:b w:val="0"/>
        </w:rPr>
        <w:t>LatestRec</w:t>
      </w:r>
      <w:proofErr w:type="spellEnd"/>
      <w:r w:rsidRPr="00595F36">
        <w:rPr>
          <w:rFonts w:cstheme="minorHAnsi"/>
          <w:b w:val="0"/>
        </w:rPr>
        <w:t>=1")</w:t>
      </w:r>
    </w:p>
    <w:p w:rsidR="00595F36" w:rsidRPr="00595F36" w:rsidRDefault="00595F36" w:rsidP="00595F36">
      <w:pPr>
        <w:rPr>
          <w:rFonts w:cstheme="minorHAnsi"/>
          <w:b w:val="0"/>
        </w:rPr>
      </w:pPr>
    </w:p>
    <w:p w:rsidR="00595F36" w:rsidRPr="00595F36" w:rsidRDefault="00595F36" w:rsidP="00595F36">
      <w:pPr>
        <w:rPr>
          <w:rFonts w:cstheme="minorHAnsi"/>
          <w:b w:val="0"/>
        </w:rPr>
      </w:pPr>
      <w:r w:rsidRPr="00595F36">
        <w:rPr>
          <w:rFonts w:cstheme="minorHAnsi"/>
          <w:b w:val="0"/>
        </w:rPr>
        <w:t xml:space="preserve"> </w:t>
      </w:r>
      <w:proofErr w:type="spellStart"/>
      <w:proofErr w:type="gramStart"/>
      <w:r w:rsidRPr="00595F36">
        <w:rPr>
          <w:rFonts w:cstheme="minorHAnsi"/>
          <w:b w:val="0"/>
        </w:rPr>
        <w:t>success.coalesce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Pr="00595F36" w:rsidRDefault="00595F36" w:rsidP="00595F36">
      <w:pPr>
        <w:rPr>
          <w:rFonts w:cstheme="minorHAnsi"/>
          <w:b w:val="0"/>
        </w:rPr>
      </w:pPr>
      <w:r w:rsidRPr="00595F36">
        <w:rPr>
          <w:rFonts w:cstheme="minorHAnsi"/>
          <w:b w:val="0"/>
        </w:rPr>
        <w:t xml:space="preserve"> </w:t>
      </w: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").save("file:///C:/data/HD_success_2018")</w:t>
      </w:r>
    </w:p>
    <w:p w:rsidR="00595F36" w:rsidRDefault="00595F36" w:rsidP="00595F36">
      <w:pPr>
        <w:rPr>
          <w:rFonts w:cstheme="minorHAnsi"/>
          <w:b w:val="0"/>
        </w:rPr>
      </w:pPr>
      <w:r w:rsidRPr="00595F36">
        <w:rPr>
          <w:rFonts w:cstheme="minorHAnsi"/>
          <w:b w:val="0"/>
        </w:rPr>
        <w:t xml:space="preserve"> </w:t>
      </w:r>
    </w:p>
    <w:p w:rsidR="001C65C9" w:rsidRPr="001C65C9" w:rsidRDefault="001C65C9" w:rsidP="00595F36">
      <w:pPr>
        <w:rPr>
          <w:rFonts w:cstheme="minorHAnsi"/>
          <w:b w:val="0"/>
          <w:i/>
          <w:rPrChange w:id="4" w:author="Bharat Nagaraju" w:date="2019-03-10T08:51:00Z">
            <w:rPr>
              <w:rFonts w:cstheme="minorHAnsi"/>
              <w:b w:val="0"/>
            </w:rPr>
          </w:rPrChange>
        </w:rPr>
      </w:pPr>
      <w:r>
        <w:rPr>
          <w:rFonts w:cstheme="minorHAnsi"/>
          <w:b w:val="0"/>
          <w:i/>
        </w:rPr>
        <w:t xml:space="preserve">Here </w:t>
      </w:r>
      <w:r w:rsidRPr="00595F36">
        <w:rPr>
          <w:rFonts w:cstheme="minorHAnsi"/>
          <w:b w:val="0"/>
        </w:rPr>
        <w:t>smart_9_raw</w:t>
      </w:r>
      <w:r>
        <w:rPr>
          <w:rFonts w:cstheme="minorHAnsi"/>
          <w:b w:val="0"/>
        </w:rPr>
        <w:t xml:space="preserve"> is the life of hard drive. Hard drives whose life is more than 365 days (365*24 = 8760) and which haven’t failed are chosen</w:t>
      </w:r>
      <w:r w:rsidR="00605C00">
        <w:rPr>
          <w:rFonts w:cstheme="minorHAnsi"/>
          <w:b w:val="0"/>
        </w:rPr>
        <w:t xml:space="preserve"> for our analysis</w:t>
      </w:r>
      <w:r>
        <w:rPr>
          <w:rFonts w:cstheme="minorHAnsi"/>
          <w:b w:val="0"/>
        </w:rPr>
        <w:t>.</w:t>
      </w:r>
    </w:p>
    <w:p w:rsidR="00595F36" w:rsidRPr="00595F36" w:rsidRDefault="00595F36" w:rsidP="00595F36">
      <w:pPr>
        <w:rPr>
          <w:rFonts w:cstheme="minorHAnsi"/>
          <w:b w:val="0"/>
        </w:rPr>
      </w:pPr>
      <w:r w:rsidRPr="00595F36">
        <w:rPr>
          <w:rFonts w:cstheme="minorHAnsi"/>
          <w:b w:val="0"/>
        </w:rPr>
        <w:lastRenderedPageBreak/>
        <w:t xml:space="preserve"> </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failures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w:t>
      </w:r>
      <w:proofErr w:type="spellStart"/>
      <w:r w:rsidRPr="00595F36">
        <w:rPr>
          <w:rFonts w:cstheme="minorHAnsi"/>
          <w:b w:val="0"/>
        </w:rPr>
        <w:t>peopleTemp</w:t>
      </w:r>
      <w:proofErr w:type="spellEnd"/>
      <w:r w:rsidRPr="00595F36">
        <w:rPr>
          <w:rFonts w:cstheme="minorHAnsi"/>
          <w:b w:val="0"/>
        </w:rPr>
        <w:t xml:space="preserve"> where failure=1 and model='ST4000DM000'")</w:t>
      </w:r>
    </w:p>
    <w:p w:rsidR="00595F36" w:rsidRPr="00595F36" w:rsidRDefault="00595F36" w:rsidP="00595F36">
      <w:pPr>
        <w:rPr>
          <w:rFonts w:cstheme="minorHAnsi"/>
          <w:b w:val="0"/>
        </w:rPr>
      </w:pPr>
      <w:proofErr w:type="spellStart"/>
      <w:proofErr w:type="gramStart"/>
      <w:r w:rsidRPr="00595F36">
        <w:rPr>
          <w:rFonts w:cstheme="minorHAnsi"/>
          <w:b w:val="0"/>
        </w:rPr>
        <w:t>failures.coalesce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Default="00595F36" w:rsidP="00595F36">
      <w:pPr>
        <w:rPr>
          <w:rFonts w:cstheme="minorHAnsi"/>
          <w:b w:val="0"/>
        </w:rPr>
      </w:pP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").save("file:///C:/data/HD_fail_2018")</w:t>
      </w:r>
    </w:p>
    <w:p w:rsidR="00595F36" w:rsidRPr="009766E3" w:rsidRDefault="00595F36" w:rsidP="00DF027C">
      <w:pPr>
        <w:rPr>
          <w:rFonts w:cstheme="minorHAnsi"/>
          <w:b w:val="0"/>
        </w:rPr>
      </w:pPr>
    </w:p>
    <w:p w:rsidR="009F68B5" w:rsidRDefault="00F84929" w:rsidP="00DF027C">
      <w:pPr>
        <w:rPr>
          <w:rFonts w:cstheme="minorHAnsi"/>
          <w:b w:val="0"/>
        </w:rPr>
      </w:pPr>
      <w:r w:rsidRPr="00F84929">
        <w:rPr>
          <w:rFonts w:cstheme="minorHAnsi"/>
          <w:b w:val="0"/>
          <w:u w:val="single"/>
        </w:rPr>
        <w:t xml:space="preserve"> </w:t>
      </w:r>
      <w:r w:rsidRPr="00605C00">
        <w:rPr>
          <w:rFonts w:cstheme="minorHAnsi"/>
          <w:b w:val="0"/>
        </w:rPr>
        <w:t xml:space="preserve">Back blaze team has constantly </w:t>
      </w:r>
      <w:hyperlink r:id="rId16" w:history="1">
        <w:r w:rsidRPr="00C17238">
          <w:rPr>
            <w:rStyle w:val="Hyperlink"/>
            <w:rFonts w:cstheme="minorHAnsi"/>
            <w:b w:val="0"/>
          </w:rPr>
          <w:t>evolved</w:t>
        </w:r>
      </w:hyperlink>
      <w:r w:rsidRPr="00605C00">
        <w:rPr>
          <w:rFonts w:cstheme="minorHAnsi"/>
          <w:b w:val="0"/>
        </w:rPr>
        <w:t xml:space="preserve"> the data emitted out of hard drive by adding more measures / fields. Q2 / Q3 has 4 more columns compared to Q1 and Q4 has 20 more columns compared to Q2/Q3. So we are eliminating those additional columns from Q</w:t>
      </w:r>
      <w:proofErr w:type="gramStart"/>
      <w:r w:rsidRPr="00605C00">
        <w:rPr>
          <w:rFonts w:cstheme="minorHAnsi"/>
          <w:b w:val="0"/>
        </w:rPr>
        <w:t>2 ,</w:t>
      </w:r>
      <w:proofErr w:type="gramEnd"/>
      <w:r w:rsidRPr="00605C00">
        <w:rPr>
          <w:rFonts w:cstheme="minorHAnsi"/>
          <w:b w:val="0"/>
        </w:rPr>
        <w:t xml:space="preserve"> Q3 and Q4 to transformed all of the dataset  to one standard i.e. Q1 format.</w:t>
      </w:r>
    </w:p>
    <w:p w:rsidR="00C17238" w:rsidRDefault="00C17238" w:rsidP="00DF027C">
      <w:pPr>
        <w:rPr>
          <w:rFonts w:cstheme="minorHAnsi"/>
          <w:b w:val="0"/>
        </w:rPr>
      </w:pPr>
    </w:p>
    <w:p w:rsidR="00C17238" w:rsidRPr="00605C00" w:rsidRDefault="00C17238" w:rsidP="00DF027C">
      <w:pPr>
        <w:rPr>
          <w:rFonts w:cstheme="minorHAnsi"/>
          <w:b w:val="0"/>
        </w:rPr>
      </w:pPr>
      <w:r>
        <w:rPr>
          <w:noProof/>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9196" cy="4373074"/>
                    </a:xfrm>
                    <a:prstGeom prst="rect">
                      <a:avLst/>
                    </a:prstGeom>
                  </pic:spPr>
                </pic:pic>
              </a:graphicData>
            </a:graphic>
          </wp:inline>
        </w:drawing>
      </w:r>
    </w:p>
    <w:p w:rsidR="00F84929" w:rsidRPr="00605C00" w:rsidRDefault="00F84929" w:rsidP="00DF027C">
      <w:pPr>
        <w:rPr>
          <w:rFonts w:cstheme="minorHAnsi"/>
          <w:b w:val="0"/>
        </w:rPr>
      </w:pPr>
    </w:p>
    <w:p w:rsidR="002F24B4" w:rsidRDefault="00F84929" w:rsidP="00DF027C">
      <w:pPr>
        <w:rPr>
          <w:rFonts w:cstheme="minorHAnsi"/>
          <w:b w:val="0"/>
          <w:u w:val="single"/>
        </w:rPr>
      </w:pPr>
      <w:r w:rsidRPr="00605C00">
        <w:rPr>
          <w:rFonts w:cstheme="minorHAnsi"/>
          <w:b w:val="0"/>
        </w:rPr>
        <w:t xml:space="preserve">After running the preprocessing scripts, required data has been reduced to </w:t>
      </w:r>
      <w:r w:rsidR="002F24B4" w:rsidRPr="00605C00">
        <w:rPr>
          <w:rFonts w:cstheme="minorHAnsi"/>
          <w:b w:val="0"/>
        </w:rPr>
        <w:t>8MB approximately and is ready for EDA / Data cleansing and modelling</w:t>
      </w:r>
    </w:p>
    <w:p w:rsidR="002F24B4" w:rsidRPr="009766E3" w:rsidRDefault="002F24B4" w:rsidP="00DF027C">
      <w:pPr>
        <w:rPr>
          <w:rFonts w:cstheme="minorHAnsi"/>
        </w:rPr>
      </w:pPr>
      <w:r>
        <w:rPr>
          <w:noProof/>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1006475"/>
                    </a:xfrm>
                    <a:prstGeom prst="rect">
                      <a:avLst/>
                    </a:prstGeom>
                  </pic:spPr>
                </pic:pic>
              </a:graphicData>
            </a:graphic>
          </wp:inline>
        </w:drawing>
      </w:r>
    </w:p>
    <w:p w:rsidR="00237129" w:rsidRDefault="00237129">
      <w:pPr>
        <w:spacing w:after="200"/>
        <w:rPr>
          <w:rFonts w:cstheme="minorHAnsi"/>
          <w:b w:val="0"/>
          <w:u w:val="single"/>
        </w:rPr>
      </w:pPr>
    </w:p>
    <w:p w:rsidR="00237129" w:rsidRDefault="00237129">
      <w:pPr>
        <w:spacing w:after="200"/>
        <w:rPr>
          <w:rFonts w:cstheme="minorHAnsi"/>
          <w:b w:val="0"/>
          <w:u w:val="single"/>
        </w:rPr>
      </w:pPr>
    </w:p>
    <w:p w:rsidR="00237129" w:rsidRDefault="00237129" w:rsidP="00237129">
      <w:pPr>
        <w:rPr>
          <w:rFonts w:cstheme="minorHAnsi"/>
          <w:b w:val="0"/>
        </w:rPr>
      </w:pPr>
      <w:r w:rsidRPr="00237129">
        <w:rPr>
          <w:rFonts w:cstheme="minorHAnsi"/>
          <w:b w:val="0"/>
        </w:rPr>
        <w:t>We will be following the CRISP-DM Model for achieving the business and data mining goals for this project</w:t>
      </w:r>
      <w:r w:rsidR="00D55FDA">
        <w:rPr>
          <w:rFonts w:cstheme="minorHAnsi"/>
          <w:b w:val="0"/>
        </w:rPr>
        <w:t xml:space="preserve"> as illustrated below</w:t>
      </w:r>
      <w:r w:rsidRPr="00237129">
        <w:rPr>
          <w:rFonts w:cstheme="minorHAnsi"/>
          <w:b w:val="0"/>
        </w:rPr>
        <w:t>.</w:t>
      </w:r>
    </w:p>
    <w:p w:rsidR="00237129" w:rsidRDefault="00237129" w:rsidP="00237129">
      <w:pPr>
        <w:rPr>
          <w:rFonts w:cstheme="minorHAnsi"/>
          <w:b w:val="0"/>
        </w:rPr>
      </w:pPr>
      <w:r w:rsidRPr="00237129">
        <w:rPr>
          <w:rFonts w:cstheme="minorHAnsi"/>
          <w:b w:val="0"/>
          <w:noProof/>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Default="00237129" w:rsidP="00237129">
      <w:pPr>
        <w:rPr>
          <w:rFonts w:cstheme="minorHAnsi"/>
          <w:b w:val="0"/>
        </w:rPr>
      </w:pPr>
    </w:p>
    <w:p w:rsidR="00237129" w:rsidRPr="00605C00" w:rsidRDefault="00237129" w:rsidP="00237129">
      <w:pPr>
        <w:rPr>
          <w:rFonts w:cstheme="minorHAnsi"/>
          <w:b w:val="0"/>
        </w:rPr>
      </w:pPr>
      <w:r w:rsidRPr="00605C00">
        <w:rPr>
          <w:rFonts w:cstheme="minorHAnsi"/>
          <w:b w:val="0"/>
        </w:rPr>
        <w:t>If the modelling results are not satisfactory, required data needs to be crunched out as per CRISP DM process.</w:t>
      </w:r>
    </w:p>
    <w:p w:rsidR="00237129" w:rsidRDefault="00237129" w:rsidP="00237129">
      <w:pPr>
        <w:rPr>
          <w:rFonts w:cstheme="minorHAnsi"/>
          <w:b w:val="0"/>
        </w:rPr>
      </w:pPr>
    </w:p>
    <w:p w:rsidR="003673B0" w:rsidRPr="00F84929" w:rsidRDefault="003673B0">
      <w:pPr>
        <w:spacing w:after="200"/>
        <w:rPr>
          <w:rFonts w:cstheme="minorHAnsi"/>
          <w:b w:val="0"/>
          <w:u w:val="single"/>
          <w:rPrChange w:id="5" w:author="Bharat Nagaraju" w:date="2019-03-10T10:58:00Z">
            <w:rPr>
              <w:rFonts w:cstheme="minorHAnsi"/>
            </w:rPr>
          </w:rPrChange>
        </w:rPr>
      </w:pPr>
      <w:r w:rsidRPr="00F84929">
        <w:rPr>
          <w:rFonts w:cstheme="minorHAnsi"/>
          <w:b w:val="0"/>
          <w:u w:val="single"/>
          <w:rPrChange w:id="6" w:author="Bharat Nagaraju" w:date="2019-03-10T10:58:00Z">
            <w:rPr>
              <w:rFonts w:cstheme="minorHAnsi"/>
            </w:rPr>
          </w:rPrChange>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w:t>
      </w:r>
      <w:proofErr w:type="gramStart"/>
      <w:r w:rsidRPr="009766E3">
        <w:rPr>
          <w:rStyle w:val="HTMLCode"/>
          <w:rFonts w:asciiTheme="minorHAnsi" w:hAnsiTheme="minorHAnsi" w:cstheme="minorHAnsi"/>
          <w:color w:val="333333"/>
        </w:rPr>
        <w:t>by</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w:t>
      </w:r>
      <w:proofErr w:type="gramStart"/>
      <w:r w:rsidRPr="009766E3">
        <w:rPr>
          <w:rStyle w:val="HTMLCode"/>
          <w:rFonts w:asciiTheme="minorHAnsi" w:hAnsiTheme="minorHAnsi" w:cstheme="minorHAnsi"/>
          <w:color w:val="333333"/>
        </w:rPr>
        <w:t>n(</w:t>
      </w:r>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count(</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summary(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w:t>
      </w:r>
      <w:proofErr w:type="gramStart"/>
      <w:r w:rsidRPr="009766E3">
        <w:rPr>
          <w:rFonts w:asciiTheme="minorHAnsi" w:hAnsiTheme="minorHAnsi" w:cstheme="minorHAnsi"/>
        </w:rPr>
        <w:t>raw“</w:t>
      </w:r>
      <w:proofErr w:type="gramEnd"/>
      <w:r w:rsidRPr="009766E3">
        <w:rPr>
          <w:rFonts w:asciiTheme="minorHAnsi" w:hAnsiTheme="minorHAnsi" w:cstheme="minorHAnsi"/>
        </w:rPr>
        <w:t>);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For the rest of this section, we will look </w:t>
      </w:r>
      <w:proofErr w:type="gramStart"/>
      <w:r w:rsidRPr="009766E3">
        <w:rPr>
          <w:rFonts w:asciiTheme="minorHAnsi" w:hAnsiTheme="minorHAnsi" w:cstheme="minorHAnsi"/>
        </w:rPr>
        <w:t>for the amount of</w:t>
      </w:r>
      <w:proofErr w:type="gramEnd"/>
      <w:r w:rsidRPr="009766E3">
        <w:rPr>
          <w:rFonts w:asciiTheme="minorHAnsi" w:hAnsiTheme="minorHAnsi" w:cstheme="minorHAnsi"/>
        </w:rPr>
        <w:t xml:space="preserve">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Apart from missing values, what columns contain only 1 value? Columns with constant values shouldn’t </w:t>
      </w:r>
      <w:proofErr w:type="gramStart"/>
      <w:r w:rsidRPr="009766E3">
        <w:rPr>
          <w:rFonts w:asciiTheme="minorHAnsi" w:hAnsiTheme="minorHAnsi" w:cstheme="minorHAnsi"/>
        </w:rPr>
        <w:t>have an effect on</w:t>
      </w:r>
      <w:proofErr w:type="gramEnd"/>
      <w:r w:rsidRPr="009766E3">
        <w:rPr>
          <w:rFonts w:asciiTheme="minorHAnsi" w:hAnsiTheme="minorHAnsi" w:cstheme="minorHAnsi"/>
        </w:rPr>
        <w:t xml:space="preserve">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w:t>
      </w:r>
      <w:proofErr w:type="gramStart"/>
      <w:r w:rsidRPr="009766E3">
        <w:rPr>
          <w:rStyle w:val="HTMLCode"/>
          <w:rFonts w:asciiTheme="minorHAnsi" w:hAnsiTheme="minorHAnsi" w:cstheme="minorHAnsi"/>
          <w:color w:val="333333"/>
        </w:rPr>
        <w:t>apply(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proofErr w:type="gram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 xml:space="preserve">4. How Many Outliers Are There </w:t>
      </w:r>
      <w:proofErr w:type="gramStart"/>
      <w:r w:rsidRPr="009766E3">
        <w:rPr>
          <w:rStyle w:val="Strong"/>
          <w:rFonts w:asciiTheme="minorHAnsi" w:eastAsiaTheme="majorEastAsia" w:hAnsiTheme="minorHAnsi" w:cstheme="minorHAnsi"/>
        </w:rPr>
        <w:t>In</w:t>
      </w:r>
      <w:proofErr w:type="gramEnd"/>
      <w:r w:rsidRPr="009766E3">
        <w:rPr>
          <w:rStyle w:val="Strong"/>
          <w:rFonts w:asciiTheme="minorHAnsi" w:eastAsiaTheme="majorEastAsia" w:hAnsiTheme="minorHAnsi" w:cstheme="minorHAnsi"/>
        </w:rPr>
        <w:t xml:space="preserve">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gramStart"/>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i</w:t>
      </w:r>
      <w:proofErr w:type="spellEnd"/>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w:t>
      </w:r>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gramStart"/>
      <w:r w:rsidRPr="009766E3">
        <w:rPr>
          <w:rStyle w:val="HTMLCode"/>
          <w:rFonts w:asciiTheme="minorHAnsi" w:hAnsiTheme="minorHAnsi" w:cstheme="minorHAnsi"/>
          <w:color w:val="333333"/>
        </w:rPr>
        <w:t>show(</w:t>
      </w:r>
      <w:proofErr w:type="spellStart"/>
      <w:proofErr w:type="gramEnd"/>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lastRenderedPageBreak/>
        <w:t xml:space="preserve">We notice that a variety of attributes are skewed left or right. </w:t>
      </w:r>
      <w:proofErr w:type="gramStart"/>
      <w:r>
        <w:rPr>
          <w:rFonts w:asciiTheme="minorHAnsi" w:hAnsiTheme="minorHAnsi" w:cstheme="minorHAnsi"/>
        </w:rPr>
        <w:t>However</w:t>
      </w:r>
      <w:proofErr w:type="gramEnd"/>
      <w:r>
        <w:rPr>
          <w:rFonts w:asciiTheme="minorHAnsi" w:hAnsiTheme="minorHAnsi" w:cstheme="minorHAnsi"/>
        </w:rPr>
        <w:t xml:space="preserve">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p>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This dataset contains time data and, in addition, Hard Drives when queried do not necessarily reveal certain SMART Stats. We’d like to see if a </w:t>
      </w:r>
      <w:proofErr w:type="gramStart"/>
      <w:r w:rsidRPr="009766E3">
        <w:rPr>
          <w:rFonts w:asciiTheme="minorHAnsi" w:hAnsiTheme="minorHAnsi" w:cstheme="minorHAnsi"/>
        </w:rPr>
        <w:t>patterns</w:t>
      </w:r>
      <w:proofErr w:type="gramEnd"/>
      <w:r w:rsidRPr="009766E3">
        <w:rPr>
          <w:rFonts w:asciiTheme="minorHAnsi" w:hAnsiTheme="minorHAnsi" w:cstheme="minorHAnsi"/>
        </w:rPr>
        <w:t xml:space="preserve">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 xml:space="preserve">using just the Apr to Oct duration for our prediction </w:t>
      </w:r>
      <w:proofErr w:type="gramStart"/>
      <w:r w:rsidRPr="009766E3">
        <w:rPr>
          <w:rStyle w:val="Strong"/>
          <w:rFonts w:asciiTheme="minorHAnsi" w:eastAsiaTheme="majorEastAsia" w:hAnsiTheme="minorHAnsi" w:cstheme="minorHAnsi"/>
        </w:rPr>
        <w:t>models, and</w:t>
      </w:r>
      <w:proofErr w:type="gramEnd"/>
      <w:r w:rsidRPr="009766E3">
        <w:rPr>
          <w:rStyle w:val="Strong"/>
          <w:rFonts w:asciiTheme="minorHAnsi" w:eastAsiaTheme="majorEastAsia" w:hAnsiTheme="minorHAnsi" w:cstheme="minorHAnsi"/>
        </w:rPr>
        <w:t xml:space="preserve">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proofErr w:type="gramStart"/>
      <w:r w:rsidRPr="009766E3">
        <w:rPr>
          <w:rFonts w:asciiTheme="minorHAnsi" w:hAnsiTheme="minorHAnsi" w:cstheme="minorHAnsi"/>
        </w:rPr>
        <w:t>Lastly</w:t>
      </w:r>
      <w:proofErr w:type="gramEnd"/>
      <w:r w:rsidRPr="009766E3">
        <w:rPr>
          <w:rFonts w:asciiTheme="minorHAnsi" w:hAnsiTheme="minorHAnsi" w:cstheme="minorHAnsi"/>
        </w:rPr>
        <w:t xml:space="preserve">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lastRenderedPageBreak/>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27"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11030" w:type="dxa"/>
        <w:tblInd w:w="40" w:type="dxa"/>
        <w:tblCellMar>
          <w:left w:w="0" w:type="dxa"/>
          <w:right w:w="0" w:type="dxa"/>
        </w:tblCellMar>
        <w:tblLook w:val="0000" w:firstRow="0" w:lastRow="0" w:firstColumn="0" w:lastColumn="0" w:noHBand="0" w:noVBand="0"/>
      </w:tblPr>
      <w:tblGrid>
        <w:gridCol w:w="11030"/>
      </w:tblGrid>
      <w:tr w:rsidR="00FB31DA" w:rsidRPr="002466F0" w:rsidTr="002466F0">
        <w:trPr>
          <w:trHeight w:val="3546"/>
        </w:trPr>
        <w:tc>
          <w:tcPr>
            <w:tcW w:w="11030" w:type="dxa"/>
          </w:tcPr>
          <w:p w:rsidR="00FB31DA" w:rsidRPr="009766E3" w:rsidRDefault="002466F0" w:rsidP="00A93AB3">
            <w:pPr>
              <w:pStyle w:val="Heading2"/>
              <w:rPr>
                <w:rFonts w:cstheme="minorHAnsi"/>
              </w:rPr>
            </w:pPr>
            <w:r>
              <w:rPr>
                <w:rFonts w:cstheme="minorHAnsi"/>
              </w:rPr>
              <w:t>Modelling Techniques</w:t>
            </w:r>
          </w:p>
          <w:p w:rsidR="00FB31DA" w:rsidRPr="009766E3" w:rsidRDefault="00FB31DA" w:rsidP="00A93AB3">
            <w:pPr>
              <w:rPr>
                <w:rFonts w:cstheme="minorHAnsi"/>
              </w:rPr>
            </w:pPr>
          </w:p>
          <w:p w:rsidR="00FB31DA" w:rsidRPr="009766E3" w:rsidRDefault="002466F0" w:rsidP="00A93AB3">
            <w:pPr>
              <w:pStyle w:val="Content"/>
              <w:rPr>
                <w:rFonts w:cstheme="minorHAnsi"/>
              </w:rPr>
            </w:pPr>
            <w:r w:rsidRPr="002466F0">
              <w:rPr>
                <w:rFonts w:cstheme="minorHAnsi"/>
              </w:rPr>
              <w:t>The following modeling techniques were used to predict the hard disk failure using the extracted features</w:t>
            </w:r>
            <w:r>
              <w:rPr>
                <w:rFonts w:cstheme="minorHAnsi"/>
              </w:rPr>
              <w:t xml:space="preserve"> for our dataset</w:t>
            </w:r>
          </w:p>
          <w:p w:rsidR="002466F0" w:rsidRPr="009766E3" w:rsidRDefault="002466F0" w:rsidP="002466F0">
            <w:pPr>
              <w:pStyle w:val="Content"/>
              <w:rPr>
                <w:rFonts w:cstheme="minorHAnsi"/>
              </w:rPr>
            </w:pPr>
          </w:p>
        </w:tc>
      </w:tr>
      <w:tr w:rsidR="00FB31DA" w:rsidRPr="009766E3" w:rsidTr="002466F0">
        <w:trPr>
          <w:trHeight w:val="1899"/>
        </w:trPr>
        <w:tc>
          <w:tcPr>
            <w:tcW w:w="11030" w:type="dxa"/>
            <w:shd w:val="clear" w:color="auto" w:fill="F2F2F2" w:themeFill="background1" w:themeFillShade="F2"/>
            <w:vAlign w:val="center"/>
          </w:tcPr>
          <w:p w:rsidR="002466F0" w:rsidRPr="002466F0" w:rsidRDefault="002466F0" w:rsidP="002466F0">
            <w:pPr>
              <w:pStyle w:val="Content"/>
              <w:numPr>
                <w:ilvl w:val="0"/>
                <w:numId w:val="21"/>
              </w:numPr>
              <w:rPr>
                <w:rFonts w:cstheme="minorHAnsi"/>
              </w:rPr>
            </w:pPr>
            <w:r w:rsidRPr="002466F0">
              <w:rPr>
                <w:rFonts w:cstheme="minorHAnsi"/>
              </w:rPr>
              <w:t xml:space="preserve">Decision Tree </w:t>
            </w:r>
          </w:p>
          <w:p w:rsidR="002466F0" w:rsidRDefault="002466F0" w:rsidP="002466F0">
            <w:pPr>
              <w:pStyle w:val="Content"/>
              <w:numPr>
                <w:ilvl w:val="0"/>
                <w:numId w:val="21"/>
              </w:numPr>
              <w:rPr>
                <w:rFonts w:cstheme="minorHAnsi"/>
              </w:rPr>
            </w:pPr>
            <w:r>
              <w:rPr>
                <w:rFonts w:cstheme="minorHAnsi"/>
              </w:rPr>
              <w:t>Random Forest</w:t>
            </w:r>
          </w:p>
          <w:p w:rsidR="002466F0" w:rsidRDefault="002466F0" w:rsidP="002466F0">
            <w:pPr>
              <w:pStyle w:val="Content"/>
              <w:numPr>
                <w:ilvl w:val="0"/>
                <w:numId w:val="21"/>
              </w:numPr>
              <w:rPr>
                <w:rFonts w:cstheme="minorHAnsi"/>
              </w:rPr>
            </w:pPr>
            <w:r>
              <w:rPr>
                <w:rFonts w:cstheme="minorHAnsi"/>
              </w:rPr>
              <w:t>Gradient Boosting (Adaptive)</w:t>
            </w:r>
          </w:p>
          <w:p w:rsidR="002466F0" w:rsidRDefault="002466F0" w:rsidP="002466F0">
            <w:pPr>
              <w:pStyle w:val="Content"/>
              <w:numPr>
                <w:ilvl w:val="0"/>
                <w:numId w:val="21"/>
              </w:numPr>
              <w:rPr>
                <w:rFonts w:cstheme="minorHAnsi"/>
              </w:rPr>
            </w:pPr>
            <w:r>
              <w:rPr>
                <w:rFonts w:cstheme="minorHAnsi"/>
              </w:rPr>
              <w:t>Support Vector Machine</w:t>
            </w:r>
          </w:p>
          <w:p w:rsidR="002466F0" w:rsidRDefault="002466F0" w:rsidP="002466F0">
            <w:pPr>
              <w:pStyle w:val="Content"/>
              <w:numPr>
                <w:ilvl w:val="0"/>
                <w:numId w:val="21"/>
              </w:numPr>
              <w:rPr>
                <w:rFonts w:cstheme="minorHAnsi"/>
              </w:rPr>
            </w:pPr>
            <w:r>
              <w:rPr>
                <w:rFonts w:cstheme="minorHAnsi"/>
              </w:rPr>
              <w:t>Logistic Regression</w:t>
            </w:r>
          </w:p>
          <w:p w:rsidR="002466F0" w:rsidRDefault="002466F0" w:rsidP="002466F0">
            <w:pPr>
              <w:pStyle w:val="Content"/>
              <w:numPr>
                <w:ilvl w:val="0"/>
                <w:numId w:val="21"/>
              </w:numPr>
              <w:rPr>
                <w:rFonts w:cstheme="minorHAnsi"/>
              </w:rPr>
            </w:pPr>
            <w:r>
              <w:rPr>
                <w:rFonts w:cstheme="minorHAnsi"/>
              </w:rPr>
              <w:t>Multi-Layer Neural Network</w:t>
            </w:r>
          </w:p>
          <w:p w:rsidR="00FB31DA" w:rsidRPr="009766E3" w:rsidRDefault="00FB31DA" w:rsidP="002466F0">
            <w:pPr>
              <w:pStyle w:val="EmphasisText"/>
              <w:rPr>
                <w:rFonts w:cstheme="minorHAnsi"/>
              </w:rPr>
            </w:pPr>
          </w:p>
        </w:tc>
      </w:tr>
      <w:tr w:rsidR="00FB31DA" w:rsidRPr="009766E3" w:rsidTr="002466F0">
        <w:trPr>
          <w:trHeight w:val="5931"/>
        </w:trPr>
        <w:tc>
          <w:tcPr>
            <w:tcW w:w="11030" w:type="dxa"/>
          </w:tcPr>
          <w:p w:rsidR="00FB31DA" w:rsidRDefault="00FB31DA" w:rsidP="00A93AB3">
            <w:pPr>
              <w:pStyle w:val="Content"/>
              <w:rPr>
                <w:rFonts w:cstheme="minorHAnsi"/>
                <w:i/>
                <w:sz w:val="36"/>
              </w:rPr>
            </w:pPr>
          </w:p>
          <w:p w:rsidR="002466F0" w:rsidRDefault="002466F0" w:rsidP="00A93AB3">
            <w:pPr>
              <w:pStyle w:val="Content"/>
              <w:rPr>
                <w:rFonts w:cstheme="minorHAnsi"/>
                <w:sz w:val="36"/>
              </w:rPr>
            </w:pPr>
            <w:r>
              <w:rPr>
                <w:rFonts w:cstheme="minorHAnsi"/>
                <w:sz w:val="36"/>
              </w:rPr>
              <w:t>Test Design</w:t>
            </w:r>
          </w:p>
          <w:p w:rsidR="002466F0" w:rsidRPr="00BF6697" w:rsidRDefault="002466F0" w:rsidP="00A93AB3">
            <w:pPr>
              <w:pStyle w:val="Content"/>
              <w:rPr>
                <w:rFonts w:cstheme="minorHAnsi"/>
              </w:rPr>
            </w:pPr>
            <w:r w:rsidRPr="00BF6697">
              <w:rPr>
                <w:rFonts w:cstheme="minorHAnsi"/>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Default="002466F0" w:rsidP="00A93AB3">
            <w:pPr>
              <w:pStyle w:val="Content"/>
              <w:rPr>
                <w:rFonts w:cstheme="minorHAnsi"/>
              </w:rPr>
            </w:pPr>
            <w:r w:rsidRPr="00BF6697">
              <w:rPr>
                <w:rFonts w:cstheme="minorHAnsi"/>
              </w:rPr>
              <w:t xml:space="preserve">The split sizes </w:t>
            </w:r>
            <w:r w:rsidR="00BF6697" w:rsidRPr="00BF6697">
              <w:rPr>
                <w:rFonts w:cstheme="minorHAnsi"/>
              </w:rPr>
              <w:t>are:</w:t>
            </w:r>
          </w:p>
          <w:p w:rsidR="00BF6697" w:rsidRDefault="00BF6697" w:rsidP="0059092E">
            <w:pPr>
              <w:pStyle w:val="Content"/>
              <w:numPr>
                <w:ilvl w:val="0"/>
                <w:numId w:val="22"/>
              </w:numPr>
              <w:rPr>
                <w:rFonts w:cstheme="minorHAnsi"/>
              </w:rPr>
            </w:pPr>
            <w:r w:rsidRPr="00BF6697">
              <w:rPr>
                <w:rFonts w:cstheme="minorHAnsi"/>
              </w:rPr>
              <w:t>70% Training, 15% Validation, 15% Testing</w:t>
            </w:r>
          </w:p>
          <w:p w:rsidR="00BF6697" w:rsidRDefault="00BF6697" w:rsidP="00BF6697">
            <w:pPr>
              <w:pStyle w:val="Content"/>
              <w:numPr>
                <w:ilvl w:val="0"/>
                <w:numId w:val="22"/>
              </w:numPr>
              <w:rPr>
                <w:rFonts w:cstheme="minorHAnsi"/>
              </w:rPr>
            </w:pPr>
            <w:r>
              <w:rPr>
                <w:rFonts w:cstheme="minorHAnsi"/>
              </w:rPr>
              <w:t>6</w:t>
            </w:r>
            <w:r w:rsidRPr="00BF6697">
              <w:rPr>
                <w:rFonts w:cstheme="minorHAnsi"/>
              </w:rPr>
              <w:t xml:space="preserve">0% Training, </w:t>
            </w:r>
            <w:r>
              <w:rPr>
                <w:rFonts w:cstheme="minorHAnsi"/>
              </w:rPr>
              <w:t>20</w:t>
            </w:r>
            <w:r w:rsidRPr="00BF6697">
              <w:rPr>
                <w:rFonts w:cstheme="minorHAnsi"/>
              </w:rPr>
              <w:t xml:space="preserve">% Validation, </w:t>
            </w:r>
            <w:r>
              <w:rPr>
                <w:rFonts w:cstheme="minorHAnsi"/>
              </w:rPr>
              <w:t>20</w:t>
            </w:r>
            <w:r w:rsidRPr="00BF6697">
              <w:rPr>
                <w:rFonts w:cstheme="minorHAnsi"/>
              </w:rPr>
              <w:t>% Testing</w:t>
            </w:r>
          </w:p>
          <w:p w:rsidR="00BF6697" w:rsidRPr="00BF6697" w:rsidRDefault="00BF6697" w:rsidP="00BF6697">
            <w:pPr>
              <w:pStyle w:val="Content"/>
              <w:ind w:left="720"/>
              <w:rPr>
                <w:rFonts w:cstheme="minorHAnsi"/>
              </w:rPr>
            </w:pPr>
          </w:p>
          <w:p w:rsidR="00BF6697" w:rsidRDefault="00E64C58" w:rsidP="00A93AB3">
            <w:pPr>
              <w:pStyle w:val="Content"/>
              <w:rPr>
                <w:rFonts w:cstheme="minorHAnsi"/>
                <w:sz w:val="36"/>
              </w:rPr>
            </w:pPr>
            <w:r>
              <w:rPr>
                <w:rFonts w:cstheme="minorHAnsi"/>
                <w:sz w:val="36"/>
              </w:rPr>
              <w:t>Build Model</w:t>
            </w:r>
          </w:p>
          <w:p w:rsidR="00E64C58" w:rsidRDefault="00E64C58" w:rsidP="00197885">
            <w:pPr>
              <w:pStyle w:val="Content"/>
              <w:rPr>
                <w:rFonts w:cstheme="minorHAnsi"/>
              </w:rPr>
            </w:pPr>
            <w:r w:rsidRPr="00E64C58">
              <w:rPr>
                <w:rFonts w:cstheme="minorHAnsi"/>
              </w:rPr>
              <w:t xml:space="preserve">The dataset was split into train and test sets based on the test design. For each trial, the records were sampled sampling and trained on each of the selected model. </w:t>
            </w:r>
            <w:r w:rsidR="00197885">
              <w:rPr>
                <w:rFonts w:cstheme="minorHAnsi"/>
              </w:rPr>
              <w:t>k</w:t>
            </w:r>
            <w:r w:rsidRPr="00E64C58">
              <w:rPr>
                <w:rFonts w:cstheme="minorHAnsi"/>
              </w:rPr>
              <w:t xml:space="preserve">-fold cross validation was </w:t>
            </w:r>
            <w:r w:rsidRPr="00E64C58">
              <w:rPr>
                <w:rFonts w:cstheme="minorHAnsi"/>
              </w:rPr>
              <w:lastRenderedPageBreak/>
              <w:t xml:space="preserve">the evaluation criteria before the final test prediction. The same approach was also considered for the final test sets. </w:t>
            </w:r>
            <w:r w:rsidRPr="00197885">
              <w:rPr>
                <w:rFonts w:cstheme="minorHAnsi"/>
              </w:rPr>
              <w:t xml:space="preserve">The sample runs can be traced to the Appendix section. </w:t>
            </w:r>
          </w:p>
          <w:p w:rsidR="00197885" w:rsidRDefault="00197885" w:rsidP="00197885">
            <w:pPr>
              <w:pStyle w:val="Content"/>
              <w:rPr>
                <w:rFonts w:cstheme="minorHAnsi"/>
              </w:rPr>
            </w:pPr>
          </w:p>
          <w:p w:rsidR="00197885" w:rsidRPr="00197885" w:rsidRDefault="00197885" w:rsidP="00197885">
            <w:pPr>
              <w:pStyle w:val="Content"/>
              <w:rPr>
                <w:rFonts w:cstheme="minorHAnsi"/>
                <w:sz w:val="36"/>
              </w:rPr>
            </w:pPr>
            <w:r w:rsidRPr="00197885">
              <w:rPr>
                <w:rFonts w:cstheme="minorHAnsi"/>
                <w:sz w:val="36"/>
              </w:rPr>
              <w:t>ASSESS MODEL</w:t>
            </w:r>
          </w:p>
          <w:p w:rsidR="00197885" w:rsidRPr="00197885" w:rsidRDefault="00197885" w:rsidP="00197885">
            <w:pPr>
              <w:pStyle w:val="Content"/>
              <w:rPr>
                <w:rFonts w:cstheme="minorHAnsi"/>
              </w:rPr>
            </w:pPr>
            <w:r w:rsidRPr="00197885">
              <w:rPr>
                <w:rFonts w:cstheme="minorHAnsi"/>
              </w:rPr>
              <w:t xml:space="preserve">Depending on the type of output the model creates we assess them differently: </w:t>
            </w:r>
          </w:p>
          <w:p w:rsidR="00197885" w:rsidRPr="00197885" w:rsidRDefault="00197885" w:rsidP="00197885">
            <w:pPr>
              <w:pStyle w:val="Content"/>
              <w:rPr>
                <w:rFonts w:cstheme="minorHAnsi"/>
              </w:rPr>
            </w:pPr>
            <w:r w:rsidRPr="00197885">
              <w:rPr>
                <w:rFonts w:cstheme="minorHAnsi"/>
              </w:rPr>
              <w:t xml:space="preserve">Class output: Models which outputs either of the binary as result i.e.: SVM </w:t>
            </w:r>
          </w:p>
          <w:p w:rsidR="00197885" w:rsidRPr="00197885" w:rsidRDefault="00197885" w:rsidP="00197885">
            <w:pPr>
              <w:pStyle w:val="Content"/>
              <w:rPr>
                <w:rFonts w:cstheme="minorHAnsi"/>
              </w:rPr>
            </w:pPr>
            <w:r w:rsidRPr="00197885">
              <w:rPr>
                <w:rFonts w:cstheme="minorHAnsi"/>
              </w:rPr>
              <w:t xml:space="preserve">Probability output: Provides its confidence for each class i.e.: Random Forest </w:t>
            </w:r>
          </w:p>
          <w:p w:rsidR="00197885" w:rsidRDefault="00197885" w:rsidP="00197885">
            <w:pPr>
              <w:pStyle w:val="Content"/>
              <w:rPr>
                <w:rFonts w:cstheme="minorHAnsi"/>
              </w:rPr>
            </w:pPr>
            <w:r w:rsidRPr="00197885">
              <w:rPr>
                <w:rFonts w:cstheme="minorHAnsi"/>
              </w:rPr>
              <w:t xml:space="preserve">As assessing a model is an integral part of model building these </w:t>
            </w:r>
            <w:r>
              <w:rPr>
                <w:rFonts w:cstheme="minorHAnsi"/>
              </w:rPr>
              <w:t>metrics</w:t>
            </w:r>
            <w:r w:rsidRPr="00197885">
              <w:rPr>
                <w:rFonts w:cstheme="minorHAnsi"/>
              </w:rPr>
              <w:t xml:space="preserve"> were taken into consideration: </w:t>
            </w:r>
          </w:p>
          <w:p w:rsidR="00197885" w:rsidRPr="00197885" w:rsidRDefault="00197885" w:rsidP="00197885">
            <w:pPr>
              <w:pStyle w:val="Content"/>
              <w:rPr>
                <w:rFonts w:cstheme="minorHAnsi"/>
              </w:rPr>
            </w:pPr>
          </w:p>
          <w:p w:rsidR="00197885" w:rsidRPr="00197885" w:rsidRDefault="00197885" w:rsidP="00197885">
            <w:pPr>
              <w:pStyle w:val="Content"/>
              <w:rPr>
                <w:rFonts w:cstheme="minorHAnsi"/>
              </w:rPr>
            </w:pPr>
            <w:r w:rsidRPr="00197885">
              <w:rPr>
                <w:rFonts w:cstheme="minorHAnsi"/>
              </w:rPr>
              <w:t xml:space="preserve">Confusion Matrix: </w:t>
            </w:r>
          </w:p>
          <w:p w:rsidR="00197885" w:rsidRPr="00197885" w:rsidRDefault="00197885" w:rsidP="00197885">
            <w:pPr>
              <w:pStyle w:val="Content"/>
              <w:rPr>
                <w:rFonts w:cstheme="minorHAnsi"/>
              </w:rPr>
            </w:pPr>
            <w:r w:rsidRPr="00197885">
              <w:rPr>
                <w:rFonts w:cstheme="minorHAnsi"/>
              </w:rPr>
              <w:t xml:space="preserve">It is an N*N matrix, where N denotes no of classes predicted. </w:t>
            </w:r>
          </w:p>
          <w:p w:rsidR="00197885" w:rsidRPr="00197885" w:rsidRDefault="00197885" w:rsidP="00197885">
            <w:pPr>
              <w:pStyle w:val="Content"/>
              <w:rPr>
                <w:rFonts w:cstheme="minorHAnsi"/>
              </w:rPr>
            </w:pPr>
            <w:r w:rsidRPr="00197885">
              <w:rPr>
                <w:rFonts w:cstheme="minorHAnsi"/>
              </w:rPr>
              <w:t xml:space="preserve">From the confusion matrix we derive these sub-metrics: </w:t>
            </w:r>
          </w:p>
          <w:p w:rsidR="00197885" w:rsidRPr="00197885" w:rsidRDefault="00197885" w:rsidP="00197885">
            <w:pPr>
              <w:pStyle w:val="Content"/>
              <w:rPr>
                <w:rFonts w:cstheme="minorHAnsi"/>
              </w:rPr>
            </w:pPr>
            <w:r w:rsidRPr="00197885">
              <w:rPr>
                <w:rFonts w:cstheme="minorHAnsi"/>
              </w:rPr>
              <w:t xml:space="preserve">Accuracy - % of correct predictions </w:t>
            </w:r>
          </w:p>
          <w:p w:rsidR="00197885" w:rsidRPr="00197885" w:rsidRDefault="00197885" w:rsidP="00197885">
            <w:pPr>
              <w:pStyle w:val="Content"/>
              <w:rPr>
                <w:rFonts w:cstheme="minorHAnsi"/>
              </w:rPr>
            </w:pPr>
            <w:r w:rsidRPr="00197885">
              <w:rPr>
                <w:rFonts w:cstheme="minorHAnsi"/>
              </w:rPr>
              <w:t xml:space="preserve">Precision - % of positive cases which were correct </w:t>
            </w:r>
          </w:p>
          <w:p w:rsidR="00197885" w:rsidRPr="00197885" w:rsidRDefault="00197885" w:rsidP="00197885">
            <w:pPr>
              <w:pStyle w:val="Content"/>
              <w:rPr>
                <w:rFonts w:cstheme="minorHAnsi"/>
              </w:rPr>
            </w:pPr>
            <w:r w:rsidRPr="00197885">
              <w:rPr>
                <w:rFonts w:cstheme="minorHAnsi"/>
              </w:rPr>
              <w:t xml:space="preserve">Sensitivity/Recall - a portion of actual positive cases which were predicted correctly </w:t>
            </w:r>
          </w:p>
          <w:p w:rsidR="00197885" w:rsidRPr="00197885" w:rsidRDefault="00197885" w:rsidP="00197885">
            <w:pPr>
              <w:pStyle w:val="Content"/>
              <w:rPr>
                <w:rFonts w:cstheme="minorHAnsi"/>
              </w:rPr>
            </w:pPr>
            <w:r w:rsidRPr="00197885">
              <w:rPr>
                <w:rFonts w:cstheme="minorHAnsi"/>
              </w:rPr>
              <w:t xml:space="preserve">Specificity - a portion of actual negative cases which were predicted correctly. </w:t>
            </w:r>
          </w:p>
          <w:p w:rsidR="00197885" w:rsidRPr="002466F0" w:rsidRDefault="00197885" w:rsidP="00197885">
            <w:pPr>
              <w:pStyle w:val="Content"/>
              <w:rPr>
                <w:rFonts w:cstheme="minorHAnsi"/>
                <w:sz w:val="36"/>
              </w:rPr>
            </w:pPr>
            <w:r w:rsidRPr="00197885">
              <w:rPr>
                <w:rFonts w:cstheme="minorHAnsi"/>
              </w:rPr>
              <w:t>ROC and Area under the Curve - A plot of TRP vs FPR to showcase the strength of the model.</w:t>
            </w: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p w:rsidR="00FB31DA" w:rsidRPr="009766E3" w:rsidRDefault="002466F0" w:rsidP="00A93AB3">
            <w:pPr>
              <w:pStyle w:val="Heading2"/>
              <w:rPr>
                <w:rFonts w:cstheme="minorHAnsi"/>
              </w:rPr>
            </w:pPr>
            <w:r>
              <w:rPr>
                <w:rFonts w:cstheme="minorHAnsi"/>
              </w:rPr>
              <w:t>Results</w:t>
            </w:r>
          </w:p>
          <w:p w:rsidR="00FB31DA" w:rsidRPr="009766E3" w:rsidRDefault="00FB31DA" w:rsidP="00A93AB3">
            <w:pPr>
              <w:rPr>
                <w:rFonts w:cstheme="minorHAnsi"/>
              </w:rPr>
            </w:pPr>
          </w:p>
          <w:p w:rsidR="005E2CBF" w:rsidRPr="005E2CBF" w:rsidRDefault="005E2CBF" w:rsidP="00366909">
            <w:pPr>
              <w:pStyle w:val="Content"/>
              <w:rPr>
                <w:rFonts w:cstheme="minorHAnsi"/>
              </w:rPr>
            </w:pPr>
            <w:r w:rsidRPr="005E2CBF">
              <w:rPr>
                <w:rFonts w:cstheme="minorHAnsi"/>
              </w:rPr>
              <w:t xml:space="preserve">EVALUATE RESULTS </w:t>
            </w:r>
          </w:p>
          <w:p w:rsidR="00FB31DA" w:rsidRPr="009766E3" w:rsidRDefault="005E2CBF" w:rsidP="005E2CBF">
            <w:pPr>
              <w:pStyle w:val="Content"/>
              <w:rPr>
                <w:rFonts w:cstheme="minorHAnsi"/>
              </w:rPr>
            </w:pPr>
            <w:r w:rsidRPr="00366909">
              <w:rPr>
                <w:rFonts w:cstheme="minorHAnsi"/>
              </w:rPr>
              <w:t>The models built using the last day reading was taken as the baseline. Then feature extraction was applied and feature engineering on the temporal aspects of the variables generated new features. These features were used to train different models and evaluate them using the validation and test sets.</w:t>
            </w: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197885">
        <w:trPr>
          <w:trHeight w:val="3546"/>
        </w:trPr>
        <w:tc>
          <w:tcPr>
            <w:tcW w:w="9999" w:type="dxa"/>
          </w:tcPr>
          <w:p w:rsidR="00FB31DA" w:rsidRPr="009766E3" w:rsidRDefault="00197885" w:rsidP="00A93AB3">
            <w:pPr>
              <w:pStyle w:val="Heading2"/>
              <w:rPr>
                <w:rFonts w:cstheme="minorHAnsi"/>
              </w:rPr>
            </w:pPr>
            <w:r>
              <w:rPr>
                <w:rFonts w:cstheme="minorHAnsi"/>
              </w:rPr>
              <w:t>Future Enhancements &amp; Conclusion</w:t>
            </w:r>
          </w:p>
          <w:p w:rsidR="00FB31DA" w:rsidRPr="009766E3" w:rsidRDefault="00FB31DA" w:rsidP="00A93AB3">
            <w:pPr>
              <w:rPr>
                <w:rFonts w:cstheme="minorHAnsi"/>
              </w:rPr>
            </w:pPr>
          </w:p>
          <w:p w:rsidR="00FB31DA" w:rsidRPr="009766E3" w:rsidRDefault="00197885" w:rsidP="00A93AB3">
            <w:pPr>
              <w:pStyle w:val="Content"/>
              <w:rPr>
                <w:rFonts w:cstheme="minorHAnsi"/>
              </w:rPr>
            </w:pPr>
            <w:r w:rsidRPr="005E2CBF">
              <w:rPr>
                <w:rFonts w:cstheme="minorHAnsi"/>
              </w:rPr>
              <w:t xml:space="preserve">In this report, we have analyzed the Back blaze hard drive (Seagate - ST4000DM000) failure and used several prediction models for classification. We evaluated the prediction performance among Decision Tree, Support Vector </w:t>
            </w:r>
            <w:r w:rsidR="005E2CBF" w:rsidRPr="005E2CBF">
              <w:rPr>
                <w:rFonts w:cstheme="minorHAnsi"/>
              </w:rPr>
              <w:t>Machine (</w:t>
            </w:r>
            <w:r w:rsidRPr="005E2CBF">
              <w:rPr>
                <w:rFonts w:cstheme="minorHAnsi"/>
              </w:rPr>
              <w:t>SVM) – Logistic Regression, Random Forest, Multi-Layer Neural Networks, and Adaptive Gradient Boosting (AdaBoost) models</w:t>
            </w:r>
            <w:r w:rsidR="005E2CBF" w:rsidRPr="005E2CBF">
              <w:rPr>
                <w:rFonts w:cstheme="minorHAnsi"/>
              </w:rPr>
              <w:t xml:space="preserve">. </w:t>
            </w:r>
            <w:r w:rsidRPr="005E2CBF">
              <w:rPr>
                <w:rFonts w:cstheme="minorHAnsi"/>
              </w:rPr>
              <w:t>The next most important task is to introduce these prediction models into the real world.</w:t>
            </w:r>
            <w:r w:rsidR="005E2CBF" w:rsidRPr="005E2CBF">
              <w:rPr>
                <w:rFonts w:cstheme="minorHAnsi"/>
              </w:rPr>
              <w:t xml:space="preserve"> Furthermore, we are now predicting the hard drive device failure on the day of its failure. If we could predict the device failure in advance, then suitable backup action can be taken to avoid the data loss.</w:t>
            </w: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0D95" w:rsidRDefault="00BA0D95">
      <w:r>
        <w:separator/>
      </w:r>
    </w:p>
    <w:p w:rsidR="00BA0D95" w:rsidRDefault="00BA0D95"/>
  </w:endnote>
  <w:endnote w:type="continuationSeparator" w:id="0">
    <w:p w:rsidR="00BA0D95" w:rsidRDefault="00BA0D95">
      <w:r>
        <w:continuationSeparator/>
      </w:r>
    </w:p>
    <w:p w:rsidR="00BA0D95" w:rsidRDefault="00BA0D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0D95" w:rsidRDefault="00BA0D95">
      <w:r>
        <w:separator/>
      </w:r>
    </w:p>
    <w:p w:rsidR="00BA0D95" w:rsidRDefault="00BA0D95"/>
  </w:footnote>
  <w:footnote w:type="continuationSeparator" w:id="0">
    <w:p w:rsidR="00BA0D95" w:rsidRDefault="00BA0D95">
      <w:r>
        <w:continuationSeparator/>
      </w:r>
    </w:p>
    <w:p w:rsidR="00BA0D95" w:rsidRDefault="00BA0D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7"/>
  </w:num>
  <w:num w:numId="2">
    <w:abstractNumId w:val="1"/>
  </w:num>
  <w:num w:numId="3">
    <w:abstractNumId w:val="8"/>
  </w:num>
  <w:num w:numId="4">
    <w:abstractNumId w:val="20"/>
  </w:num>
  <w:num w:numId="5">
    <w:abstractNumId w:val="12"/>
  </w:num>
  <w:num w:numId="6">
    <w:abstractNumId w:val="4"/>
  </w:num>
  <w:num w:numId="7">
    <w:abstractNumId w:val="9"/>
  </w:num>
  <w:num w:numId="8">
    <w:abstractNumId w:val="16"/>
  </w:num>
  <w:num w:numId="9">
    <w:abstractNumId w:val="3"/>
  </w:num>
  <w:num w:numId="10">
    <w:abstractNumId w:val="14"/>
  </w:num>
  <w:num w:numId="11">
    <w:abstractNumId w:val="10"/>
  </w:num>
  <w:num w:numId="12">
    <w:abstractNumId w:val="18"/>
  </w:num>
  <w:num w:numId="13">
    <w:abstractNumId w:val="13"/>
  </w:num>
  <w:num w:numId="14">
    <w:abstractNumId w:val="11"/>
  </w:num>
  <w:num w:numId="15">
    <w:abstractNumId w:val="6"/>
  </w:num>
  <w:num w:numId="16">
    <w:abstractNumId w:val="0"/>
  </w:num>
  <w:num w:numId="17">
    <w:abstractNumId w:val="5"/>
  </w:num>
  <w:num w:numId="18">
    <w:abstractNumId w:val="21"/>
  </w:num>
  <w:num w:numId="19">
    <w:abstractNumId w:val="7"/>
  </w:num>
  <w:num w:numId="20">
    <w:abstractNumId w:val="15"/>
  </w:num>
  <w:num w:numId="21">
    <w:abstractNumId w:val="2"/>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E63C9"/>
    <w:rsid w:val="00130E9D"/>
    <w:rsid w:val="00141CC7"/>
    <w:rsid w:val="00150A6D"/>
    <w:rsid w:val="00181F5E"/>
    <w:rsid w:val="0018410F"/>
    <w:rsid w:val="00185B35"/>
    <w:rsid w:val="00197885"/>
    <w:rsid w:val="001C65C9"/>
    <w:rsid w:val="001D3311"/>
    <w:rsid w:val="001E2B11"/>
    <w:rsid w:val="001F2BC8"/>
    <w:rsid w:val="001F5F6B"/>
    <w:rsid w:val="002025F7"/>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95F36"/>
    <w:rsid w:val="005D1666"/>
    <w:rsid w:val="005E2CBF"/>
    <w:rsid w:val="005F1BB0"/>
    <w:rsid w:val="00605C00"/>
    <w:rsid w:val="00656C4D"/>
    <w:rsid w:val="006622F6"/>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335D"/>
    <w:rsid w:val="009333E0"/>
    <w:rsid w:val="0093613E"/>
    <w:rsid w:val="00943026"/>
    <w:rsid w:val="009431EC"/>
    <w:rsid w:val="00966B81"/>
    <w:rsid w:val="009766E3"/>
    <w:rsid w:val="009C7720"/>
    <w:rsid w:val="009E257B"/>
    <w:rsid w:val="009F68B5"/>
    <w:rsid w:val="00A23AFA"/>
    <w:rsid w:val="00A31B3E"/>
    <w:rsid w:val="00A532F3"/>
    <w:rsid w:val="00A76B6F"/>
    <w:rsid w:val="00A8489E"/>
    <w:rsid w:val="00AC29F3"/>
    <w:rsid w:val="00B231E5"/>
    <w:rsid w:val="00B24897"/>
    <w:rsid w:val="00B356B0"/>
    <w:rsid w:val="00BA0D95"/>
    <w:rsid w:val="00BA0DBB"/>
    <w:rsid w:val="00BD4C6B"/>
    <w:rsid w:val="00BF6697"/>
    <w:rsid w:val="00C02B87"/>
    <w:rsid w:val="00C14831"/>
    <w:rsid w:val="00C17238"/>
    <w:rsid w:val="00C4086D"/>
    <w:rsid w:val="00C45C19"/>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64C58"/>
    <w:rsid w:val="00E81B40"/>
    <w:rsid w:val="00EC4D1D"/>
    <w:rsid w:val="00EF555B"/>
    <w:rsid w:val="00F027BB"/>
    <w:rsid w:val="00F11DCF"/>
    <w:rsid w:val="00F15C42"/>
    <w:rsid w:val="00F162EA"/>
    <w:rsid w:val="00F3315C"/>
    <w:rsid w:val="00F33B52"/>
    <w:rsid w:val="00F430C6"/>
    <w:rsid w:val="00F47F37"/>
    <w:rsid w:val="00F52D27"/>
    <w:rsid w:val="00F53F5B"/>
    <w:rsid w:val="00F83527"/>
    <w:rsid w:val="00F84929"/>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0C911"/>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ackblaze.com/b2/hard-drive-test-data.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ckblaze.com/blog/hard-drive-stats-for-2018/" TargetMode="Externa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spark.rstudio.com/"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www.backblaze.com/b2/hard-drive-test-data.html" TargetMode="External"/><Relationship Id="rId19" Type="http://schemas.openxmlformats.org/officeDocument/2006/relationships/image" Target="media/image6.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hyperlink" Target="https://spark.apache.org/docs/latest/sparkr.html" TargetMode="External"/><Relationship Id="rId22" Type="http://schemas.openxmlformats.org/officeDocument/2006/relationships/image" Target="media/image9.png"/><Relationship Id="rId27" Type="http://schemas.openxmlformats.org/officeDocument/2006/relationships/hyperlink" Target="https://towardsdatascience.com/how-to-handle-missing-data-8646b18db0d4" TargetMode="External"/><Relationship Id="rId30"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40306"/>
    <w:rsid w:val="00570963"/>
    <w:rsid w:val="007413EE"/>
    <w:rsid w:val="007842FE"/>
    <w:rsid w:val="008227A6"/>
    <w:rsid w:val="008344F8"/>
    <w:rsid w:val="00860E84"/>
    <w:rsid w:val="00A54F54"/>
    <w:rsid w:val="00F435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104</TotalTime>
  <Pages>23</Pages>
  <Words>3119</Words>
  <Characters>17781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Bharat Nagaraju</cp:lastModifiedBy>
  <cp:revision>8</cp:revision>
  <cp:lastPrinted>2006-08-01T17:47:00Z</cp:lastPrinted>
  <dcterms:created xsi:type="dcterms:W3CDTF">2019-03-10T03:16:00Z</dcterms:created>
  <dcterms:modified xsi:type="dcterms:W3CDTF">2019-03-10T07:38:00Z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