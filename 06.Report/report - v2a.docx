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AD6507" w:rsidRDefault="00D077E9" w:rsidP="00D70D02">
      <w:pPr>
        <w:rPr>
          <w:rFonts w:cstheme="minorHAnsi"/>
          <w:color w:val="auto"/>
        </w:rPr>
      </w:pPr>
      <w:r w:rsidRPr="00AD6507">
        <w:rPr>
          <w:rFonts w:cstheme="minorHAnsi"/>
          <w:noProof/>
          <w:color w:val="auto"/>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AD6507" w:rsidRPr="00AD6507" w:rsidTr="00D077E9">
        <w:trPr>
          <w:trHeight w:val="1894"/>
        </w:trPr>
        <w:tc>
          <w:tcPr>
            <w:tcW w:w="5580" w:type="dxa"/>
            <w:tcBorders>
              <w:top w:val="nil"/>
              <w:left w:val="nil"/>
              <w:bottom w:val="nil"/>
              <w:right w:val="nil"/>
            </w:tcBorders>
          </w:tcPr>
          <w:p w:rsidR="00D077E9" w:rsidRPr="00AD6507" w:rsidRDefault="00D077E9" w:rsidP="00D077E9">
            <w:pPr>
              <w:rPr>
                <w:rFonts w:cstheme="minorHAnsi"/>
                <w:color w:val="auto"/>
              </w:rPr>
            </w:pPr>
            <w:r w:rsidRPr="00AD6507">
              <w:rPr>
                <w:rFonts w:cstheme="minorHAnsi"/>
                <w:noProof/>
                <w:color w:val="auto"/>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AD6507" w:rsidRDefault="00D077E9" w:rsidP="00D077E9">
            <w:pPr>
              <w:rPr>
                <w:rFonts w:cstheme="minorHAnsi"/>
                <w:color w:val="auto"/>
              </w:rPr>
            </w:pPr>
          </w:p>
        </w:tc>
      </w:tr>
      <w:tr w:rsidR="00AD6507" w:rsidRPr="00AD6507" w:rsidTr="00D077E9">
        <w:trPr>
          <w:trHeight w:val="7636"/>
        </w:trPr>
        <w:tc>
          <w:tcPr>
            <w:tcW w:w="5580" w:type="dxa"/>
            <w:tcBorders>
              <w:top w:val="nil"/>
              <w:left w:val="nil"/>
              <w:bottom w:val="nil"/>
              <w:right w:val="nil"/>
            </w:tcBorders>
          </w:tcPr>
          <w:p w:rsidR="00D077E9" w:rsidRPr="00AD6507" w:rsidRDefault="00D077E9" w:rsidP="00D077E9">
            <w:pPr>
              <w:rPr>
                <w:rFonts w:cstheme="minorHAnsi"/>
                <w:noProof/>
                <w:color w:val="auto"/>
              </w:rPr>
            </w:pPr>
          </w:p>
        </w:tc>
      </w:tr>
      <w:tr w:rsidR="00AD6507" w:rsidRPr="00AD6507" w:rsidTr="00D077E9">
        <w:trPr>
          <w:trHeight w:val="2171"/>
        </w:trPr>
        <w:tc>
          <w:tcPr>
            <w:tcW w:w="5580" w:type="dxa"/>
            <w:tcBorders>
              <w:top w:val="nil"/>
              <w:left w:val="nil"/>
              <w:bottom w:val="nil"/>
              <w:right w:val="nil"/>
            </w:tcBorders>
          </w:tcPr>
          <w:p w:rsidR="00D077E9" w:rsidRPr="00AD6507" w:rsidRDefault="00D077E9" w:rsidP="00D077E9">
            <w:pPr>
              <w:rPr>
                <w:rFonts w:cstheme="minorHAnsi"/>
                <w:noProof/>
                <w:color w:val="auto"/>
                <w:sz w:val="10"/>
                <w:szCs w:val="10"/>
              </w:rPr>
            </w:pPr>
            <w:r w:rsidRPr="00AD6507">
              <w:rPr>
                <w:rFonts w:cstheme="minorHAnsi"/>
                <w:noProof/>
                <w:color w:val="auto"/>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AD6507" w:rsidRDefault="00D077E9" w:rsidP="00D077E9">
            <w:pPr>
              <w:rPr>
                <w:rFonts w:cstheme="minorHAnsi"/>
                <w:noProof/>
                <w:color w:val="auto"/>
                <w:sz w:val="10"/>
                <w:szCs w:val="10"/>
              </w:rPr>
            </w:pPr>
          </w:p>
          <w:p w:rsidR="00D077E9" w:rsidRPr="00AD6507" w:rsidRDefault="00D077E9" w:rsidP="00D077E9">
            <w:pPr>
              <w:rPr>
                <w:rFonts w:cstheme="minorHAnsi"/>
                <w:noProof/>
                <w:color w:val="auto"/>
                <w:sz w:val="10"/>
                <w:szCs w:val="10"/>
              </w:rPr>
            </w:pPr>
          </w:p>
          <w:p w:rsidR="00C972A4" w:rsidRPr="00AD6507" w:rsidRDefault="00D077E9" w:rsidP="00D077E9">
            <w:pPr>
              <w:rPr>
                <w:rFonts w:cstheme="minorHAnsi"/>
                <w:color w:val="auto"/>
              </w:rPr>
            </w:pPr>
            <w:r w:rsidRPr="00AD6507">
              <w:rPr>
                <w:rFonts w:cstheme="minorHAnsi"/>
                <w:color w:val="auto"/>
              </w:rPr>
              <w:t xml:space="preserve">Authored by: </w:t>
            </w:r>
          </w:p>
          <w:p w:rsidR="00D077E9" w:rsidRPr="00AD6507" w:rsidRDefault="00F741C6" w:rsidP="00F741C6">
            <w:pPr>
              <w:rPr>
                <w:rFonts w:cstheme="minorHAnsi"/>
                <w:color w:val="auto"/>
              </w:rPr>
            </w:pPr>
            <w:sdt>
              <w:sdtPr>
                <w:rPr>
                  <w:color w:val="auto"/>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Content>
                <w:r w:rsidRPr="00AD6507">
                  <w:rPr>
                    <w:color w:val="auto"/>
                  </w:rPr>
                  <w:t xml:space="preserve"> </w:t>
                </w:r>
                <w:r w:rsidRPr="00AD6507">
                  <w:rPr>
                    <w:color w:val="auto"/>
                  </w:rPr>
                  <w:t xml:space="preserve">Bharat </w:t>
                </w:r>
                <w:proofErr w:type="spellStart"/>
                <w:r w:rsidRPr="00AD6507">
                  <w:rPr>
                    <w:color w:val="auto"/>
                  </w:rPr>
                  <w:t>Nagaraju</w:t>
                </w:r>
                <w:proofErr w:type="spellEnd"/>
                <w:r w:rsidRPr="00AD6507">
                  <w:rPr>
                    <w:color w:val="auto"/>
                  </w:rPr>
                  <w:t xml:space="preserve"> (A0178258N)</w:t>
                </w:r>
                <w:r w:rsidRPr="00AD6507">
                  <w:rPr>
                    <w:color w:val="auto"/>
                  </w:rPr>
                  <w:br/>
                </w:r>
                <w:r w:rsidRPr="00AD6507">
                  <w:rPr>
                    <w:color w:val="auto"/>
                  </w:rPr>
                  <w:t>Edwin Tam (A0178396J)</w:t>
                </w:r>
                <w:r w:rsidRPr="00AD6507">
                  <w:rPr>
                    <w:color w:val="auto"/>
                  </w:rPr>
                  <w:br/>
                </w:r>
                <w:r w:rsidRPr="00AD6507">
                  <w:rPr>
                    <w:color w:val="auto"/>
                  </w:rPr>
                  <w:t xml:space="preserve"> </w:t>
                </w:r>
                <w:proofErr w:type="spellStart"/>
                <w:r w:rsidRPr="00AD6507">
                  <w:rPr>
                    <w:color w:val="auto"/>
                  </w:rPr>
                  <w:t>Vignesram</w:t>
                </w:r>
                <w:proofErr w:type="spellEnd"/>
                <w:r w:rsidRPr="00AD6507">
                  <w:rPr>
                    <w:color w:val="auto"/>
                  </w:rPr>
                  <w:t xml:space="preserve"> </w:t>
                </w:r>
                <w:proofErr w:type="spellStart"/>
                <w:r w:rsidRPr="00AD6507">
                  <w:rPr>
                    <w:color w:val="auto"/>
                  </w:rPr>
                  <w:t>Andiappan</w:t>
                </w:r>
                <w:proofErr w:type="spellEnd"/>
                <w:r w:rsidRPr="00AD6507">
                  <w:rPr>
                    <w:color w:val="auto"/>
                  </w:rPr>
                  <w:t xml:space="preserve"> Selvaraj (A0178215A) </w:t>
                </w:r>
              </w:sdtContent>
            </w:sdt>
          </w:p>
          <w:p w:rsidR="00D077E9" w:rsidRPr="00AD6507" w:rsidRDefault="00D077E9" w:rsidP="00D077E9">
            <w:pPr>
              <w:rPr>
                <w:rFonts w:cstheme="minorHAnsi"/>
                <w:noProof/>
                <w:color w:val="auto"/>
                <w:sz w:val="10"/>
                <w:szCs w:val="10"/>
              </w:rPr>
            </w:pPr>
          </w:p>
        </w:tc>
      </w:tr>
    </w:tbl>
    <w:p w:rsidR="00D077E9" w:rsidRPr="00AD6507" w:rsidRDefault="00D077E9">
      <w:pPr>
        <w:spacing w:after="200"/>
        <w:rPr>
          <w:rFonts w:cstheme="minorHAnsi"/>
          <w:color w:val="auto"/>
        </w:rPr>
      </w:pPr>
      <w:r w:rsidRPr="00AD6507">
        <w:rPr>
          <w:rFonts w:cstheme="minorHAnsi"/>
          <w:noProof/>
          <w:color w:val="auto"/>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AD6507">
        <w:rPr>
          <w:rFonts w:cstheme="minorHAnsi"/>
          <w:noProof/>
          <w:color w:val="auto"/>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AD6507">
        <w:rPr>
          <w:rFonts w:cstheme="minorHAnsi"/>
          <w:color w:val="auto"/>
        </w:rPr>
        <w:br w:type="page"/>
      </w:r>
    </w:p>
    <w:p w:rsidR="00832115" w:rsidRPr="00AD6507" w:rsidRDefault="00832115">
      <w:pPr>
        <w:spacing w:after="200"/>
        <w:rPr>
          <w:rFonts w:cstheme="minorHAnsi"/>
          <w:color w:val="auto"/>
        </w:rPr>
      </w:pPr>
      <w:r w:rsidRPr="00AD6507">
        <w:rPr>
          <w:rFonts w:cstheme="minorHAnsi"/>
          <w:color w:val="auto"/>
        </w:rPr>
        <w:lastRenderedPageBreak/>
        <w:t xml:space="preserve">Contents </w:t>
      </w:r>
    </w:p>
    <w:p w:rsidR="009333E0"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What in </w:t>
      </w:r>
      <w:r w:rsidR="009333E0" w:rsidRPr="00AD6507">
        <w:rPr>
          <w:rFonts w:cstheme="minorHAnsi"/>
          <w:color w:val="auto"/>
        </w:rPr>
        <w:t>Back blazes</w:t>
      </w:r>
      <w:r w:rsidRPr="00AD6507">
        <w:rPr>
          <w:rFonts w:cstheme="minorHAnsi"/>
          <w:color w:val="auto"/>
        </w:rPr>
        <w:t xml:space="preserve"> is this about?</w:t>
      </w:r>
    </w:p>
    <w:p w:rsidR="00832115" w:rsidRPr="00AD6507" w:rsidRDefault="009333E0" w:rsidP="00447154">
      <w:pPr>
        <w:pStyle w:val="ListParagraph"/>
        <w:numPr>
          <w:ilvl w:val="0"/>
          <w:numId w:val="1"/>
        </w:numPr>
        <w:spacing w:after="200"/>
        <w:rPr>
          <w:rFonts w:cstheme="minorHAnsi"/>
          <w:color w:val="auto"/>
        </w:rPr>
      </w:pPr>
      <w:r w:rsidRPr="00AD6507">
        <w:rPr>
          <w:rFonts w:cstheme="minorHAnsi"/>
          <w:color w:val="auto"/>
        </w:rPr>
        <w:t>Data collection and Pre-processing</w:t>
      </w:r>
      <w:r w:rsidR="00447154" w:rsidRPr="00AD6507">
        <w:rPr>
          <w:rFonts w:cstheme="minorHAnsi"/>
          <w:color w:val="auto"/>
        </w:rPr>
        <w:t xml:space="preserve"> </w:t>
      </w:r>
    </w:p>
    <w:p w:rsidR="00447154" w:rsidRPr="00AD6507" w:rsidRDefault="00447154" w:rsidP="00447154">
      <w:pPr>
        <w:pStyle w:val="ListParagraph"/>
        <w:numPr>
          <w:ilvl w:val="0"/>
          <w:numId w:val="1"/>
        </w:numPr>
        <w:spacing w:after="200"/>
        <w:rPr>
          <w:rFonts w:cstheme="minorHAnsi"/>
          <w:color w:val="auto"/>
        </w:rPr>
      </w:pPr>
      <w:r w:rsidRPr="00AD6507">
        <w:rPr>
          <w:rFonts w:cstheme="minorHAnsi"/>
          <w:color w:val="auto"/>
        </w:rPr>
        <w:t xml:space="preserve">Understanding &amp; Exploring </w:t>
      </w:r>
      <w:r w:rsidR="00895013" w:rsidRPr="00AD6507">
        <w:rPr>
          <w:rFonts w:cstheme="minorHAnsi"/>
          <w:color w:val="auto"/>
        </w:rPr>
        <w:t xml:space="preserve">Hard Drives </w:t>
      </w:r>
    </w:p>
    <w:p w:rsidR="00447154"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Preparing the Data </w:t>
      </w:r>
    </w:p>
    <w:p w:rsidR="006E3CE6" w:rsidRPr="00AD6507" w:rsidRDefault="006E3CE6" w:rsidP="00447154">
      <w:pPr>
        <w:pStyle w:val="ListParagraph"/>
        <w:numPr>
          <w:ilvl w:val="0"/>
          <w:numId w:val="1"/>
        </w:numPr>
        <w:spacing w:after="200"/>
        <w:rPr>
          <w:rFonts w:cstheme="minorHAnsi"/>
          <w:color w:val="auto"/>
        </w:rPr>
      </w:pPr>
      <w:r w:rsidRPr="00AD6507">
        <w:rPr>
          <w:rFonts w:cstheme="minorHAnsi"/>
          <w:color w:val="auto"/>
        </w:rPr>
        <w:t xml:space="preserve">Models for prediction </w:t>
      </w:r>
    </w:p>
    <w:p w:rsidR="003673B0" w:rsidRPr="00AD6507" w:rsidRDefault="003673B0" w:rsidP="00447154">
      <w:pPr>
        <w:pStyle w:val="ListParagraph"/>
        <w:numPr>
          <w:ilvl w:val="0"/>
          <w:numId w:val="1"/>
        </w:numPr>
        <w:spacing w:after="200"/>
        <w:rPr>
          <w:rFonts w:cstheme="minorHAnsi"/>
          <w:color w:val="auto"/>
        </w:rPr>
      </w:pPr>
      <w:r w:rsidRPr="00AD6507">
        <w:rPr>
          <w:rFonts w:cstheme="minorHAnsi"/>
          <w:color w:val="auto"/>
        </w:rPr>
        <w:t xml:space="preserve">Evaluations </w:t>
      </w:r>
    </w:p>
    <w:p w:rsidR="003673B0" w:rsidRPr="00AD6507" w:rsidRDefault="003673B0" w:rsidP="003673B0">
      <w:pPr>
        <w:spacing w:after="200"/>
        <w:rPr>
          <w:rFonts w:cstheme="minorHAnsi"/>
          <w:color w:val="auto"/>
        </w:rPr>
      </w:pPr>
    </w:p>
    <w:p w:rsidR="00832115" w:rsidRPr="00AD6507" w:rsidRDefault="00832115">
      <w:pPr>
        <w:spacing w:after="200"/>
        <w:rPr>
          <w:rFonts w:cstheme="minorHAnsi"/>
          <w:color w:val="auto"/>
        </w:rPr>
      </w:pPr>
    </w:p>
    <w:p w:rsidR="00832115" w:rsidRPr="00AD6507" w:rsidRDefault="00832115">
      <w:pPr>
        <w:spacing w:after="200"/>
        <w:rPr>
          <w:rFonts w:eastAsiaTheme="majorEastAsia" w:cstheme="minorHAnsi"/>
          <w:color w:val="auto"/>
          <w:kern w:val="28"/>
          <w:sz w:val="52"/>
          <w:szCs w:val="32"/>
        </w:rPr>
      </w:pPr>
      <w:r w:rsidRPr="00AD6507">
        <w:rPr>
          <w:rFonts w:cstheme="minorHAnsi"/>
          <w:color w:val="auto"/>
        </w:rPr>
        <w:br w:type="page"/>
      </w:r>
    </w:p>
    <w:p w:rsidR="009766E3" w:rsidRPr="00AD6507" w:rsidRDefault="009766E3" w:rsidP="009766E3">
      <w:pPr>
        <w:pStyle w:val="Heading1"/>
        <w:rPr>
          <w:rFonts w:asciiTheme="minorHAnsi" w:hAnsiTheme="minorHAnsi" w:cstheme="minorHAnsi"/>
          <w:color w:val="auto"/>
        </w:rPr>
      </w:pPr>
      <w:r w:rsidRPr="00AD6507">
        <w:rPr>
          <w:rFonts w:asciiTheme="minorHAnsi" w:hAnsiTheme="minorHAnsi" w:cstheme="minorHAnsi"/>
          <w:color w:val="auto"/>
        </w:rPr>
        <w:lastRenderedPageBreak/>
        <w:t>What in Back</w:t>
      </w:r>
      <w:r w:rsidR="00F33B52" w:rsidRPr="00AD6507">
        <w:rPr>
          <w:rFonts w:asciiTheme="minorHAnsi" w:hAnsiTheme="minorHAnsi" w:cstheme="minorHAnsi"/>
          <w:color w:val="auto"/>
        </w:rPr>
        <w:t xml:space="preserve"> </w:t>
      </w:r>
      <w:r w:rsidRPr="00AD6507">
        <w:rPr>
          <w:rFonts w:asciiTheme="minorHAnsi" w:hAnsiTheme="minorHAnsi" w:cstheme="minorHAnsi"/>
          <w:color w:val="auto"/>
        </w:rPr>
        <w:t>blazes is this about?</w:t>
      </w:r>
    </w:p>
    <w:p w:rsidR="009766E3" w:rsidRPr="00AD6507" w:rsidRDefault="0054366C" w:rsidP="009766E3">
      <w:pPr>
        <w:pStyle w:val="Heading2"/>
        <w:rPr>
          <w:rFonts w:cstheme="minorHAnsi"/>
          <w:color w:val="auto"/>
        </w:rPr>
      </w:pPr>
      <w:sdt>
        <w:sdtPr>
          <w:rPr>
            <w:rFonts w:cstheme="minorHAnsi"/>
            <w:color w:val="auto"/>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AD6507">
            <w:rPr>
              <w:rFonts w:cstheme="minorHAnsi"/>
              <w:color w:val="auto"/>
            </w:rPr>
            <w:t>Context &amp; Business</w:t>
          </w:r>
        </w:sdtContent>
      </w:sdt>
    </w:p>
    <w:p w:rsidR="009766E3" w:rsidRPr="00AD6507" w:rsidRDefault="009766E3" w:rsidP="009766E3">
      <w:pPr>
        <w:rPr>
          <w:rFonts w:cstheme="minorHAnsi"/>
          <w:color w:val="auto"/>
        </w:rPr>
      </w:pPr>
    </w:p>
    <w:p w:rsidR="009766E3" w:rsidRPr="00AD6507" w:rsidRDefault="009766E3" w:rsidP="009766E3">
      <w:pPr>
        <w:pStyle w:val="Content"/>
        <w:rPr>
          <w:rFonts w:cstheme="minorHAnsi"/>
          <w:color w:val="auto"/>
        </w:rPr>
      </w:pPr>
      <w:proofErr w:type="spellStart"/>
      <w:r w:rsidRPr="00AD6507">
        <w:rPr>
          <w:rFonts w:cstheme="minorHAnsi"/>
          <w:color w:val="auto"/>
        </w:rPr>
        <w:t>Backblaze</w:t>
      </w:r>
      <w:proofErr w:type="spellEnd"/>
      <w:r w:rsidRPr="00AD6507">
        <w:rPr>
          <w:rFonts w:cstheme="minorHAnsi"/>
          <w:color w:val="auto"/>
        </w:rPr>
        <w:t xml:space="preserve"> is a cloud storage provider for developers and IT departments. They run and manage data centers to make sure there’s enough capacity, redundancy, and functional hard drives to read, write, and store data.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As such, it is important that they know the “goodness” of each hard drive – so that they can replace faulty drives early and efficiently.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color w:val="auto"/>
        </w:rPr>
      </w:pPr>
      <w:r w:rsidRPr="00AD6507">
        <w:rPr>
          <w:rFonts w:cstheme="minorHAnsi"/>
          <w:color w:val="auto"/>
        </w:rPr>
        <w:t xml:space="preserve">To achieve that, </w:t>
      </w:r>
      <w:proofErr w:type="spellStart"/>
      <w:r w:rsidRPr="00AD6507">
        <w:rPr>
          <w:rFonts w:cstheme="minorHAnsi"/>
          <w:color w:val="auto"/>
        </w:rPr>
        <w:t>Backblaze</w:t>
      </w:r>
      <w:proofErr w:type="spellEnd"/>
      <w:r w:rsidRPr="00AD6507">
        <w:rPr>
          <w:rFonts w:cstheme="minorHAnsi"/>
          <w:color w:val="auto"/>
        </w:rPr>
        <w:t xml:space="preserve"> uses SMART statistics of hard drives. </w:t>
      </w:r>
    </w:p>
    <w:p w:rsidR="009766E3" w:rsidRPr="00AD6507" w:rsidRDefault="009766E3" w:rsidP="009766E3">
      <w:pPr>
        <w:pStyle w:val="Content"/>
        <w:rPr>
          <w:rFonts w:cstheme="minorHAnsi"/>
          <w:color w:val="auto"/>
        </w:rPr>
      </w:pPr>
    </w:p>
    <w:p w:rsidR="009766E3" w:rsidRPr="00AD6507" w:rsidRDefault="009766E3" w:rsidP="009766E3">
      <w:pPr>
        <w:pStyle w:val="Content"/>
        <w:rPr>
          <w:rFonts w:cstheme="minorHAnsi"/>
          <w:b/>
          <w:color w:val="auto"/>
        </w:rPr>
      </w:pPr>
      <w:r w:rsidRPr="00AD6507">
        <w:rPr>
          <w:rFonts w:cstheme="minorHAnsi"/>
          <w:b/>
          <w:color w:val="auto"/>
        </w:rPr>
        <w:t>What are SMART statistics?</w:t>
      </w:r>
    </w:p>
    <w:p w:rsidR="009766E3" w:rsidRPr="00AD6507" w:rsidRDefault="009766E3" w:rsidP="009766E3">
      <w:pPr>
        <w:rPr>
          <w:rFonts w:cstheme="minorHAnsi"/>
          <w:b w:val="0"/>
          <w:color w:val="auto"/>
        </w:rPr>
      </w:pPr>
      <w:r w:rsidRPr="00AD6507">
        <w:rPr>
          <w:rFonts w:cstheme="minorHAnsi"/>
          <w:b w:val="0"/>
          <w:color w:val="auto"/>
        </w:rPr>
        <w:t>Also known as Self-Monitoring, Analysis and Reporting Technology, SMART statistics is a monitoring system included in hard drives that reports on various attributes of the state of a given drive.</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There are about 70 SMART stats (</w:t>
      </w:r>
      <w:hyperlink r:id="rId9" w:history="1">
        <w:r w:rsidRPr="00AD6507">
          <w:rPr>
            <w:rStyle w:val="Hyperlink"/>
            <w:rFonts w:cstheme="minorHAnsi"/>
            <w:b w:val="0"/>
            <w:color w:val="auto"/>
          </w:rPr>
          <w:t>source</w:t>
        </w:r>
      </w:hyperlink>
      <w:r w:rsidRPr="00AD6507">
        <w:rPr>
          <w:rFonts w:cstheme="minorHAnsi"/>
          <w:b w:val="0"/>
          <w:color w:val="auto"/>
        </w:rPr>
        <w:t xml:space="preserve">) available… some of which can be used to predict the failure rate of a hard drive.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However, hard drives – even those from the same manufacturer – provide inconsistent SMART stats. </w:t>
      </w:r>
    </w:p>
    <w:p w:rsidR="009766E3" w:rsidRPr="00AD6507" w:rsidRDefault="009766E3" w:rsidP="009766E3">
      <w:pPr>
        <w:rPr>
          <w:rFonts w:cstheme="minorHAnsi"/>
          <w:b w:val="0"/>
          <w:color w:val="auto"/>
        </w:rPr>
      </w:pPr>
    </w:p>
    <w:p w:rsidR="009766E3" w:rsidRPr="00AD6507" w:rsidRDefault="009766E3" w:rsidP="009766E3">
      <w:pPr>
        <w:rPr>
          <w:rFonts w:cstheme="minorHAnsi"/>
          <w:color w:val="auto"/>
        </w:rPr>
      </w:pPr>
      <w:r w:rsidRPr="00AD6507">
        <w:rPr>
          <w:rFonts w:cstheme="minorHAnsi"/>
          <w:color w:val="auto"/>
        </w:rPr>
        <w:t xml:space="preserve">What’s the Business Problem? </w:t>
      </w:r>
    </w:p>
    <w:p w:rsidR="009766E3" w:rsidRPr="00AD6507" w:rsidRDefault="009766E3" w:rsidP="009766E3">
      <w:pPr>
        <w:rPr>
          <w:rFonts w:cstheme="minorHAnsi"/>
          <w:b w:val="0"/>
          <w:color w:val="auto"/>
        </w:rPr>
      </w:pPr>
      <w:r w:rsidRPr="00AD6507">
        <w:rPr>
          <w:rFonts w:cstheme="minorHAnsi"/>
          <w:b w:val="0"/>
          <w:color w:val="auto"/>
        </w:rPr>
        <w:t xml:space="preserve">As said earlier, </w:t>
      </w:r>
      <w:proofErr w:type="spellStart"/>
      <w:r w:rsidRPr="00AD6507">
        <w:rPr>
          <w:rFonts w:cstheme="minorHAnsi"/>
          <w:b w:val="0"/>
          <w:color w:val="auto"/>
        </w:rPr>
        <w:t>Backblaze’s</w:t>
      </w:r>
      <w:proofErr w:type="spellEnd"/>
      <w:r w:rsidRPr="00AD6507">
        <w:rPr>
          <w:rFonts w:cstheme="minorHAnsi"/>
          <w:b w:val="0"/>
          <w:color w:val="auto"/>
        </w:rPr>
        <w:t xml:space="preserve"> business is based on the “goodness” of their hard drives. They need to know when a hard drive will fail early and efficiently. </w:t>
      </w:r>
    </w:p>
    <w:p w:rsidR="009766E3" w:rsidRPr="00AD6507" w:rsidRDefault="009766E3" w:rsidP="009766E3">
      <w:pPr>
        <w:rPr>
          <w:rFonts w:cstheme="minorHAnsi"/>
          <w:b w:val="0"/>
          <w:color w:val="auto"/>
        </w:rPr>
      </w:pPr>
    </w:p>
    <w:p w:rsidR="009766E3" w:rsidRPr="00AD6507" w:rsidRDefault="009766E3" w:rsidP="009766E3">
      <w:pPr>
        <w:rPr>
          <w:rFonts w:cstheme="minorHAnsi"/>
          <w:b w:val="0"/>
          <w:color w:val="auto"/>
        </w:rPr>
      </w:pPr>
      <w:r w:rsidRPr="00AD6507">
        <w:rPr>
          <w:rFonts w:cstheme="minorHAnsi"/>
          <w:b w:val="0"/>
          <w:color w:val="auto"/>
        </w:rPr>
        <w:t xml:space="preserve">Thus, we can ask:  </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Which SMART stat contributes to failure or success rates of a hard drive?</w:t>
      </w:r>
    </w:p>
    <w:p w:rsidR="009766E3" w:rsidRPr="00AD6507" w:rsidRDefault="009766E3" w:rsidP="009766E3">
      <w:pPr>
        <w:pStyle w:val="ListParagraph"/>
        <w:numPr>
          <w:ilvl w:val="0"/>
          <w:numId w:val="2"/>
        </w:numPr>
        <w:rPr>
          <w:rFonts w:cstheme="minorHAnsi"/>
          <w:b w:val="0"/>
          <w:color w:val="auto"/>
        </w:rPr>
      </w:pPr>
      <w:r w:rsidRPr="00AD6507">
        <w:rPr>
          <w:rFonts w:cstheme="minorHAnsi"/>
          <w:b w:val="0"/>
          <w:color w:val="auto"/>
        </w:rPr>
        <w:t>What would be a good model to predict hard drive failure?</w:t>
      </w:r>
    </w:p>
    <w:p w:rsidR="009766E3" w:rsidRPr="00AD6507" w:rsidRDefault="009766E3" w:rsidP="009766E3">
      <w:pPr>
        <w:rPr>
          <w:rFonts w:cstheme="minorHAnsi"/>
          <w:color w:val="auto"/>
        </w:rPr>
      </w:pPr>
    </w:p>
    <w:p w:rsidR="00F430C6" w:rsidRPr="00AD6507" w:rsidRDefault="009766E3" w:rsidP="009766E3">
      <w:pPr>
        <w:rPr>
          <w:rFonts w:cstheme="minorHAnsi"/>
          <w:color w:val="auto"/>
        </w:rPr>
      </w:pPr>
      <w:r w:rsidRPr="00AD6507">
        <w:rPr>
          <w:rFonts w:cstheme="minorHAnsi"/>
          <w:b w:val="0"/>
          <w:color w:val="auto"/>
        </w:rPr>
        <w:lastRenderedPageBreak/>
        <w:t xml:space="preserve">Obviously, we can use the answers to focus on a few SMART stats and models. With these questions in mind, we now look at the available datasets. </w:t>
      </w:r>
      <w:r w:rsidR="003A1006" w:rsidRPr="00AD6507">
        <w:rPr>
          <w:rFonts w:cstheme="minorHAnsi"/>
          <w:color w:val="auto"/>
        </w:rPr>
        <w:t xml:space="preserve">Where do we get this data? </w:t>
      </w:r>
    </w:p>
    <w:p w:rsidR="003A1006" w:rsidRPr="00AD6507" w:rsidRDefault="003A1006" w:rsidP="00DF027C">
      <w:pPr>
        <w:rPr>
          <w:rFonts w:cstheme="minorHAnsi"/>
          <w:b w:val="0"/>
          <w:color w:val="auto"/>
        </w:rPr>
      </w:pPr>
      <w:proofErr w:type="spellStart"/>
      <w:r w:rsidRPr="00AD6507">
        <w:rPr>
          <w:rFonts w:cstheme="minorHAnsi"/>
          <w:b w:val="0"/>
          <w:color w:val="auto"/>
        </w:rPr>
        <w:t>Backblaze</w:t>
      </w:r>
      <w:proofErr w:type="spellEnd"/>
      <w:r w:rsidRPr="00AD6507">
        <w:rPr>
          <w:rFonts w:cstheme="minorHAnsi"/>
          <w:b w:val="0"/>
          <w:color w:val="auto"/>
        </w:rPr>
        <w:t xml:space="preserve"> </w:t>
      </w:r>
      <w:r w:rsidR="00D779DB" w:rsidRPr="00AD6507">
        <w:rPr>
          <w:rFonts w:cstheme="minorHAnsi"/>
          <w:b w:val="0"/>
          <w:color w:val="auto"/>
        </w:rPr>
        <w:t xml:space="preserve">logs Hard Drive Test Datasets on their </w:t>
      </w:r>
      <w:hyperlink r:id="rId10" w:history="1">
        <w:r w:rsidR="00D779DB" w:rsidRPr="00AD6507">
          <w:rPr>
            <w:rStyle w:val="Hyperlink"/>
            <w:rFonts w:cstheme="minorHAnsi"/>
            <w:b w:val="0"/>
            <w:color w:val="auto"/>
          </w:rPr>
          <w:t>webpage</w:t>
        </w:r>
      </w:hyperlink>
      <w:r w:rsidR="00D779DB" w:rsidRPr="00AD6507">
        <w:rPr>
          <w:rFonts w:cstheme="minorHAnsi"/>
          <w:b w:val="0"/>
          <w:color w:val="auto"/>
        </w:rPr>
        <w:t xml:space="preserve">. Each zipped file contains daily snapshots for each of their 40,000 Hard Drives. This also includes hard drive statuses (Failure or OK). </w:t>
      </w:r>
    </w:p>
    <w:p w:rsidR="00D779DB" w:rsidRPr="00AD6507" w:rsidRDefault="00D779DB" w:rsidP="00DF027C">
      <w:pPr>
        <w:rPr>
          <w:rFonts w:cstheme="minorHAnsi"/>
          <w:b w:val="0"/>
          <w:color w:val="auto"/>
        </w:rPr>
      </w:pPr>
    </w:p>
    <w:p w:rsidR="00D779DB" w:rsidRPr="00AD6507" w:rsidRDefault="00D779DB" w:rsidP="00DF027C">
      <w:pPr>
        <w:rPr>
          <w:ins w:id="0" w:author="Bharat Nagaraju" w:date="2019-03-10T14:06:00Z"/>
          <w:rFonts w:cstheme="minorHAnsi"/>
          <w:b w:val="0"/>
          <w:color w:val="auto"/>
        </w:rPr>
      </w:pPr>
      <w:r w:rsidRPr="00AD6507">
        <w:rPr>
          <w:rFonts w:cstheme="minorHAnsi"/>
          <w:b w:val="0"/>
          <w:color w:val="auto"/>
        </w:rPr>
        <w:t xml:space="preserve">We have selected to use 2018 dataset instead of across the years. Of note, the 2018 dataset contains additional SMART attributes which we will not use in this CA. </w:t>
      </w:r>
    </w:p>
    <w:p w:rsidR="00605C00" w:rsidRPr="00AD6507" w:rsidRDefault="00605C00" w:rsidP="00DF027C">
      <w:pPr>
        <w:rPr>
          <w:ins w:id="1" w:author="Bharat Nagaraju" w:date="2019-03-10T14:06:00Z"/>
          <w:rFonts w:cstheme="minorHAnsi"/>
          <w:b w:val="0"/>
          <w:color w:val="auto"/>
        </w:rPr>
      </w:pPr>
    </w:p>
    <w:p w:rsidR="00605C00" w:rsidRPr="00AD6507" w:rsidRDefault="00AD6507" w:rsidP="00DF027C">
      <w:pPr>
        <w:rPr>
          <w:ins w:id="2" w:author="Bharat Nagaraju" w:date="2019-03-10T14:06:00Z"/>
          <w:rFonts w:cstheme="minorHAnsi"/>
          <w:color w:val="auto"/>
        </w:rPr>
      </w:pPr>
      <w:r w:rsidRPr="00AD6507">
        <w:rPr>
          <w:rFonts w:cstheme="minorHAnsi"/>
          <w:color w:val="auto"/>
        </w:rPr>
        <w:t>How to read this Report</w:t>
      </w:r>
    </w:p>
    <w:p w:rsidR="00CD29A8" w:rsidRPr="00AD6507" w:rsidRDefault="00AD6507" w:rsidP="00DF027C">
      <w:pPr>
        <w:rPr>
          <w:rFonts w:cstheme="minorHAnsi"/>
          <w:b w:val="0"/>
          <w:color w:val="auto"/>
        </w:rPr>
      </w:pPr>
      <w:r>
        <w:rPr>
          <w:rFonts w:cstheme="minorHAnsi"/>
          <w:b w:val="0"/>
          <w:color w:val="auto"/>
        </w:rPr>
        <w:t xml:space="preserve">The rest of this report </w:t>
      </w:r>
      <w:r w:rsidR="008F25DF">
        <w:rPr>
          <w:rFonts w:cstheme="minorHAnsi"/>
          <w:b w:val="0"/>
          <w:color w:val="auto"/>
        </w:rPr>
        <w:t>will follow the content page</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What in Back blazes is this about?</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Data collection and Pre-processing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Understanding &amp; Exploring Hard Drives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Preparing the Data </w:t>
      </w:r>
    </w:p>
    <w:p w:rsidR="008F25DF" w:rsidRP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Models for prediction </w:t>
      </w:r>
    </w:p>
    <w:p w:rsidR="008F25DF" w:rsidRDefault="008F25DF" w:rsidP="008F25DF">
      <w:pPr>
        <w:pStyle w:val="ListParagraph"/>
        <w:numPr>
          <w:ilvl w:val="0"/>
          <w:numId w:val="24"/>
        </w:numPr>
        <w:spacing w:after="200"/>
        <w:rPr>
          <w:rFonts w:cstheme="minorHAnsi"/>
          <w:b w:val="0"/>
          <w:color w:val="auto"/>
        </w:rPr>
      </w:pPr>
      <w:r w:rsidRPr="008F25DF">
        <w:rPr>
          <w:rFonts w:cstheme="minorHAnsi"/>
          <w:b w:val="0"/>
          <w:color w:val="auto"/>
        </w:rPr>
        <w:t xml:space="preserve">Evaluations </w:t>
      </w:r>
    </w:p>
    <w:p w:rsidR="008F25DF" w:rsidRDefault="008F25DF" w:rsidP="008F25DF">
      <w:pPr>
        <w:spacing w:after="200"/>
        <w:rPr>
          <w:rFonts w:cstheme="minorHAnsi"/>
          <w:b w:val="0"/>
          <w:color w:val="auto"/>
        </w:rPr>
      </w:pPr>
      <w:r>
        <w:rPr>
          <w:rFonts w:cstheme="minorHAnsi"/>
          <w:b w:val="0"/>
          <w:color w:val="auto"/>
        </w:rPr>
        <w:t xml:space="preserve">At the beginning of each section, we will specify the Dataset &amp; code used. </w:t>
      </w:r>
    </w:p>
    <w:p w:rsidR="00004D70" w:rsidRDefault="00004D70" w:rsidP="008F25DF">
      <w:pPr>
        <w:spacing w:after="200"/>
        <w:rPr>
          <w:rFonts w:cstheme="minorHAnsi"/>
          <w:b w:val="0"/>
          <w:color w:val="auto"/>
        </w:rPr>
      </w:pPr>
      <w:r>
        <w:rPr>
          <w:rFonts w:cstheme="minorHAnsi"/>
          <w:b w:val="0"/>
          <w:color w:val="auto"/>
        </w:rPr>
        <w:t>All code and dataset can be found in the aptly named “</w:t>
      </w:r>
      <w:r w:rsidRPr="00004D70">
        <w:rPr>
          <w:rFonts w:cstheme="minorHAnsi"/>
          <w:b w:val="0"/>
          <w:color w:val="auto"/>
        </w:rPr>
        <w:t>Code &amp; Dataset</w:t>
      </w:r>
      <w:r>
        <w:rPr>
          <w:rFonts w:cstheme="minorHAnsi"/>
          <w:b w:val="0"/>
          <w:color w:val="auto"/>
        </w:rPr>
        <w:t xml:space="preserve">” </w:t>
      </w:r>
      <w:r w:rsidR="00B47DAB">
        <w:rPr>
          <w:rFonts w:cstheme="minorHAnsi"/>
          <w:b w:val="0"/>
          <w:color w:val="auto"/>
        </w:rPr>
        <w:t>folder</w:t>
      </w:r>
      <w:bookmarkStart w:id="3" w:name="_GoBack"/>
      <w:bookmarkEnd w:id="3"/>
      <w:r>
        <w:rPr>
          <w:rFonts w:cstheme="minorHAnsi"/>
          <w:b w:val="0"/>
          <w:color w:val="auto"/>
        </w:rPr>
        <w:t xml:space="preserve">. </w:t>
      </w:r>
    </w:p>
    <w:p w:rsidR="008F25DF" w:rsidRPr="008F25DF" w:rsidRDefault="008F25DF" w:rsidP="008F25DF">
      <w:pPr>
        <w:spacing w:after="200"/>
        <w:rPr>
          <w:rFonts w:cstheme="minorHAnsi"/>
          <w:b w:val="0"/>
          <w:color w:val="auto"/>
        </w:rPr>
      </w:pPr>
      <w:r>
        <w:rPr>
          <w:noProof/>
        </w:rPr>
        <w:drawing>
          <wp:inline distT="0" distB="0" distL="0" distR="0" wp14:anchorId="7D74F40B" wp14:editId="78E0AFC0">
            <wp:extent cx="6569773" cy="985837"/>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614" t="22083" r="24064" b="67265"/>
                    <a:stretch/>
                  </pic:blipFill>
                  <pic:spPr bwMode="auto">
                    <a:xfrm>
                      <a:off x="0" y="0"/>
                      <a:ext cx="6602558" cy="990757"/>
                    </a:xfrm>
                    <a:prstGeom prst="rect">
                      <a:avLst/>
                    </a:prstGeom>
                    <a:ln>
                      <a:noFill/>
                    </a:ln>
                    <a:extLst>
                      <a:ext uri="{53640926-AAD7-44D8-BBD7-CCE9431645EC}">
                        <a14:shadowObscured xmlns:a14="http://schemas.microsoft.com/office/drawing/2010/main"/>
                      </a:ext>
                    </a:extLst>
                  </pic:spPr>
                </pic:pic>
              </a:graphicData>
            </a:graphic>
          </wp:inline>
        </w:drawing>
      </w: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DF027C">
      <w:pPr>
        <w:rPr>
          <w:rFonts w:cstheme="minorHAnsi"/>
          <w:b w:val="0"/>
          <w:color w:val="auto"/>
        </w:rPr>
      </w:pPr>
    </w:p>
    <w:p w:rsidR="00CD29A8" w:rsidRPr="00AD6507" w:rsidRDefault="00CD29A8" w:rsidP="00CD29A8">
      <w:pPr>
        <w:pStyle w:val="Heading1"/>
        <w:rPr>
          <w:rFonts w:asciiTheme="minorHAnsi" w:hAnsiTheme="minorHAnsi" w:cstheme="minorHAnsi"/>
          <w:color w:val="auto"/>
        </w:rPr>
      </w:pPr>
      <w:r w:rsidRPr="00AD6507">
        <w:rPr>
          <w:rFonts w:asciiTheme="minorHAnsi" w:hAnsiTheme="minorHAnsi" w:cstheme="minorHAnsi"/>
          <w:color w:val="auto"/>
        </w:rPr>
        <w:lastRenderedPageBreak/>
        <w:t>Data Collection and Preprocessing</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F03006">
        <w:trPr>
          <w:trHeight w:val="3546"/>
        </w:trPr>
        <w:tc>
          <w:tcPr>
            <w:tcW w:w="9999" w:type="dxa"/>
          </w:tcPr>
          <w:p w:rsidR="004C0CA1" w:rsidRPr="00AD6507" w:rsidRDefault="004C0CA1" w:rsidP="00F03006">
            <w:pPr>
              <w:pStyle w:val="Heading2"/>
              <w:rPr>
                <w:rFonts w:cstheme="minorHAnsi"/>
                <w:color w:val="auto"/>
                <w:sz w:val="24"/>
              </w:rPr>
            </w:pPr>
            <w:r w:rsidRPr="00AD6507">
              <w:rPr>
                <w:rFonts w:cstheme="minorHAnsi"/>
                <w:b/>
                <w:color w:val="auto"/>
                <w:sz w:val="24"/>
              </w:rPr>
              <w:t>Code:</w:t>
            </w:r>
            <w:r w:rsidRPr="00AD6507">
              <w:rPr>
                <w:color w:val="auto"/>
              </w:rPr>
              <w:t xml:space="preserve"> </w:t>
            </w:r>
            <w:r w:rsidRPr="00AD6507">
              <w:rPr>
                <w:rFonts w:cstheme="minorHAnsi"/>
                <w:color w:val="auto"/>
                <w:sz w:val="24"/>
              </w:rPr>
              <w:t xml:space="preserve">00 - </w:t>
            </w:r>
            <w:proofErr w:type="spellStart"/>
            <w:r w:rsidRPr="00AD6507">
              <w:rPr>
                <w:rFonts w:cstheme="minorHAnsi"/>
                <w:color w:val="auto"/>
                <w:sz w:val="24"/>
              </w:rPr>
              <w:t>MyProgram_Success</w:t>
            </w:r>
            <w:r w:rsidRPr="00AD6507">
              <w:rPr>
                <w:rFonts w:cstheme="minorHAnsi"/>
                <w:color w:val="auto"/>
                <w:sz w:val="24"/>
              </w:rPr>
              <w:t>.scala</w:t>
            </w:r>
            <w:proofErr w:type="spellEnd"/>
          </w:p>
          <w:p w:rsidR="00CD29A8" w:rsidRPr="00AD6507" w:rsidRDefault="00605C00" w:rsidP="00F03006">
            <w:pPr>
              <w:pStyle w:val="Heading2"/>
              <w:rPr>
                <w:rFonts w:cstheme="minorHAnsi"/>
                <w:b/>
                <w:color w:val="auto"/>
              </w:rPr>
            </w:pPr>
            <w:r w:rsidRPr="00AD6507">
              <w:rPr>
                <w:rFonts w:cstheme="minorHAnsi"/>
                <w:b/>
                <w:color w:val="auto"/>
              </w:rPr>
              <w:t>Data Collection</w:t>
            </w:r>
          </w:p>
          <w:p w:rsidR="00605C00" w:rsidRPr="00AD6507" w:rsidRDefault="00605C00" w:rsidP="00605C00">
            <w:pPr>
              <w:rPr>
                <w:rFonts w:cstheme="minorHAnsi"/>
                <w:b w:val="0"/>
                <w:color w:val="auto"/>
              </w:rPr>
            </w:pPr>
            <w:r w:rsidRPr="00AD6507">
              <w:rPr>
                <w:rFonts w:cstheme="minorHAnsi"/>
                <w:b w:val="0"/>
                <w:color w:val="auto"/>
              </w:rPr>
              <w:t xml:space="preserve">Based on the statistics published by </w:t>
            </w:r>
            <w:hyperlink r:id="rId12" w:history="1">
              <w:r w:rsidRPr="00AD6507">
                <w:rPr>
                  <w:rStyle w:val="Hyperlink"/>
                  <w:rFonts w:cstheme="minorHAnsi"/>
                  <w:b w:val="0"/>
                  <w:color w:val="auto"/>
                </w:rPr>
                <w:t>Back blaze</w:t>
              </w:r>
            </w:hyperlink>
            <w:r w:rsidRPr="00AD6507">
              <w:rPr>
                <w:rFonts w:cstheme="minorHAnsi"/>
                <w:b w:val="0"/>
                <w:color w:val="auto"/>
              </w:rPr>
              <w:t xml:space="preserve"> for the year 2018, We chose to examine and analyze the failure reasons for the hard drive that failed the most. Seagate ST4000DM000 had 581 instances of failure and was the highest among all the hard drives used by Back blaze and will be used in this project for analysis and prediction.</w:t>
            </w:r>
          </w:p>
          <w:p w:rsidR="00605C00" w:rsidRPr="00AD6507" w:rsidRDefault="00605C00" w:rsidP="00605C00">
            <w:pPr>
              <w:rPr>
                <w:rFonts w:cstheme="minorHAnsi"/>
                <w:b w:val="0"/>
                <w:color w:val="auto"/>
              </w:rPr>
            </w:pPr>
            <w:r w:rsidRPr="00AD6507">
              <w:rPr>
                <w:rFonts w:cstheme="minorHAnsi"/>
                <w:b w:val="0"/>
                <w:noProof/>
                <w:color w:val="auto"/>
              </w:rPr>
              <w:drawing>
                <wp:inline distT="0" distB="0" distL="0" distR="0" wp14:anchorId="147C6DC9" wp14:editId="048C6159">
                  <wp:extent cx="4933950" cy="430043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591" cy="4309711"/>
                          </a:xfrm>
                          <a:prstGeom prst="rect">
                            <a:avLst/>
                          </a:prstGeom>
                          <a:noFill/>
                          <a:ln>
                            <a:noFill/>
                          </a:ln>
                        </pic:spPr>
                      </pic:pic>
                    </a:graphicData>
                  </a:graphic>
                </wp:inline>
              </w:drawing>
            </w:r>
          </w:p>
          <w:p w:rsidR="00605C00" w:rsidRPr="00AD6507" w:rsidRDefault="00605C00" w:rsidP="00C17238">
            <w:pPr>
              <w:pStyle w:val="Heading2"/>
              <w:rPr>
                <w:rFonts w:cstheme="minorHAnsi"/>
                <w:color w:val="auto"/>
              </w:rPr>
            </w:pPr>
            <w:r w:rsidRPr="00AD6507">
              <w:rPr>
                <w:rFonts w:cstheme="minorHAnsi"/>
                <w:color w:val="auto"/>
              </w:rPr>
              <w:t>Data Pre-Processing</w:t>
            </w:r>
          </w:p>
        </w:tc>
      </w:tr>
    </w:tbl>
    <w:p w:rsidR="00141CC7" w:rsidRPr="00AD6507" w:rsidRDefault="001C65C9" w:rsidP="00DF027C">
      <w:pPr>
        <w:rPr>
          <w:rFonts w:cstheme="minorHAnsi"/>
          <w:b w:val="0"/>
          <w:color w:val="auto"/>
        </w:rPr>
      </w:pPr>
      <w:r w:rsidRPr="00AD6507">
        <w:rPr>
          <w:rFonts w:cstheme="minorHAnsi"/>
          <w:b w:val="0"/>
          <w:color w:val="auto"/>
        </w:rPr>
        <w:t>Data shared by back blaze is</w:t>
      </w:r>
      <w:r w:rsidR="009F68B5" w:rsidRPr="00AD6507">
        <w:rPr>
          <w:rFonts w:cstheme="minorHAnsi"/>
          <w:b w:val="0"/>
          <w:color w:val="auto"/>
        </w:rPr>
        <w:t xml:space="preserve"> </w:t>
      </w:r>
      <w:r w:rsidRPr="00AD6507">
        <w:rPr>
          <w:rFonts w:cstheme="minorHAnsi"/>
          <w:b w:val="0"/>
          <w:color w:val="auto"/>
        </w:rPr>
        <w:t>snapshot i.e.</w:t>
      </w:r>
      <w:r w:rsidR="009F68B5" w:rsidRPr="00AD6507">
        <w:rPr>
          <w:rFonts w:cstheme="minorHAnsi"/>
          <w:b w:val="0"/>
          <w:color w:val="auto"/>
        </w:rPr>
        <w:t xml:space="preserve"> hard drives which haven’t failed </w:t>
      </w:r>
      <w:r w:rsidR="00141CC7" w:rsidRPr="00AD6507">
        <w:rPr>
          <w:rFonts w:cstheme="minorHAnsi"/>
          <w:b w:val="0"/>
          <w:color w:val="auto"/>
        </w:rPr>
        <w:t xml:space="preserve">appears in every day s record until they fail, if they fail. However, Failed records doesn’t appear from the day they fail and a replacement hard drive (identified by a new serial number) appears from the next day. In order to perform our analysis, we need to extract the </w:t>
      </w:r>
      <w:r w:rsidR="00141CC7" w:rsidRPr="00AD6507">
        <w:rPr>
          <w:rFonts w:cstheme="minorHAnsi"/>
          <w:b w:val="0"/>
          <w:color w:val="auto"/>
        </w:rPr>
        <w:lastRenderedPageBreak/>
        <w:t>data from this huge dataset. After unzipping the archive, the data amounts to a whopping 10 GB.</w:t>
      </w:r>
    </w:p>
    <w:p w:rsidR="00595F36" w:rsidRPr="00AD6507" w:rsidRDefault="00595F36" w:rsidP="00DF027C">
      <w:pPr>
        <w:rPr>
          <w:rFonts w:cstheme="minorHAnsi"/>
          <w:b w:val="0"/>
          <w:color w:val="auto"/>
        </w:rPr>
      </w:pPr>
    </w:p>
    <w:p w:rsidR="00595F36" w:rsidRPr="00AD6507" w:rsidRDefault="00595F36" w:rsidP="00DF027C">
      <w:pPr>
        <w:rPr>
          <w:rFonts w:cstheme="minorHAnsi"/>
          <w:b w:val="0"/>
          <w:color w:val="auto"/>
        </w:rPr>
      </w:pPr>
      <w:r w:rsidRPr="00AD6507">
        <w:rPr>
          <w:rFonts w:cstheme="minorHAnsi"/>
          <w:noProof/>
          <w:color w:val="auto"/>
        </w:rPr>
        <w:drawing>
          <wp:inline distT="0" distB="0" distL="0" distR="0" wp14:anchorId="5EFC508F" wp14:editId="10AB74DE">
            <wp:extent cx="6305550" cy="211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rsidR="00595F36" w:rsidRPr="00AD6507" w:rsidRDefault="00595F36" w:rsidP="00DF027C">
      <w:pPr>
        <w:rPr>
          <w:rFonts w:cstheme="minorHAnsi"/>
          <w:b w:val="0"/>
          <w:color w:val="auto"/>
        </w:rPr>
      </w:pPr>
    </w:p>
    <w:p w:rsidR="009F68B5" w:rsidRPr="00AD6507" w:rsidRDefault="00141CC7" w:rsidP="00DF027C">
      <w:pPr>
        <w:rPr>
          <w:rFonts w:cstheme="minorHAnsi"/>
          <w:b w:val="0"/>
          <w:color w:val="auto"/>
        </w:rPr>
      </w:pPr>
      <w:r w:rsidRPr="00AD6507">
        <w:rPr>
          <w:rFonts w:cstheme="minorHAnsi"/>
          <w:b w:val="0"/>
          <w:color w:val="auto"/>
        </w:rPr>
        <w:t xml:space="preserve"> This volume of data cannot be processed using simple R or Python packages </w:t>
      </w:r>
      <w:r w:rsidR="00595F36" w:rsidRPr="00AD6507">
        <w:rPr>
          <w:rFonts w:cstheme="minorHAnsi"/>
          <w:b w:val="0"/>
          <w:color w:val="auto"/>
        </w:rPr>
        <w:t>since they are not designed to scale to such huge volume of data and use in memory processing</w:t>
      </w:r>
      <w:r w:rsidRPr="00AD6507">
        <w:rPr>
          <w:rFonts w:cstheme="minorHAnsi"/>
          <w:b w:val="0"/>
          <w:color w:val="auto"/>
        </w:rPr>
        <w:t xml:space="preserve">.  We tried to </w:t>
      </w:r>
      <w:r w:rsidR="00595F36" w:rsidRPr="00AD6507">
        <w:rPr>
          <w:rFonts w:cstheme="minorHAnsi"/>
          <w:b w:val="0"/>
          <w:color w:val="auto"/>
        </w:rPr>
        <w:t xml:space="preserve">use </w:t>
      </w:r>
      <w:hyperlink r:id="rId15" w:history="1">
        <w:r w:rsidRPr="00AD6507">
          <w:rPr>
            <w:rStyle w:val="Hyperlink"/>
            <w:rFonts w:cstheme="minorHAnsi"/>
            <w:b w:val="0"/>
            <w:color w:val="auto"/>
          </w:rPr>
          <w:t>SparkR</w:t>
        </w:r>
      </w:hyperlink>
      <w:r w:rsidRPr="00AD6507">
        <w:rPr>
          <w:rFonts w:cstheme="minorHAnsi"/>
          <w:b w:val="0"/>
          <w:color w:val="auto"/>
        </w:rPr>
        <w:t xml:space="preserve"> and </w:t>
      </w:r>
      <w:hyperlink r:id="rId16" w:history="1">
        <w:r w:rsidRPr="00AD6507">
          <w:rPr>
            <w:rStyle w:val="Hyperlink"/>
            <w:rFonts w:cstheme="minorHAnsi"/>
            <w:b w:val="0"/>
            <w:color w:val="auto"/>
          </w:rPr>
          <w:t>SparklyR</w:t>
        </w:r>
      </w:hyperlink>
      <w:r w:rsidRPr="00AD6507">
        <w:rPr>
          <w:rFonts w:cstheme="minorHAnsi"/>
          <w:b w:val="0"/>
          <w:color w:val="auto"/>
        </w:rPr>
        <w:t xml:space="preserve"> , R packages that are provided to connect to a Spark instance for Batch processing data files. </w:t>
      </w:r>
      <w:r w:rsidR="00595F36" w:rsidRPr="00AD6507">
        <w:rPr>
          <w:rFonts w:cstheme="minorHAnsi"/>
          <w:b w:val="0"/>
          <w:color w:val="auto"/>
        </w:rPr>
        <w:t>D</w:t>
      </w:r>
      <w:r w:rsidRPr="00AD6507">
        <w:rPr>
          <w:rFonts w:cstheme="minorHAnsi"/>
          <w:b w:val="0"/>
          <w:color w:val="auto"/>
        </w:rPr>
        <w:t>ifferent techniques</w:t>
      </w:r>
      <w:r w:rsidR="00595F36" w:rsidRPr="00AD6507">
        <w:rPr>
          <w:rFonts w:cstheme="minorHAnsi"/>
          <w:b w:val="0"/>
          <w:color w:val="auto"/>
        </w:rPr>
        <w:t xml:space="preserve"> were employed</w:t>
      </w:r>
      <w:r w:rsidRPr="00AD6507">
        <w:rPr>
          <w:rFonts w:cstheme="minorHAnsi"/>
          <w:b w:val="0"/>
          <w:color w:val="auto"/>
        </w:rPr>
        <w:t xml:space="preserve"> using both packages – Streaming data connector of SparkR to handle huge number of </w:t>
      </w:r>
      <w:r w:rsidR="00595F36" w:rsidRPr="00AD6507">
        <w:rPr>
          <w:rFonts w:cstheme="minorHAnsi"/>
          <w:b w:val="0"/>
          <w:color w:val="auto"/>
        </w:rPr>
        <w:t>data files (365 files – each file of minimum size 40 MB) and Batch File processing using SparklyR. These packages were able to only load a maximum of 3 Gig and failed terribly beyond that. We decided to use native Spark using Scala to extract the required data.</w:t>
      </w:r>
    </w:p>
    <w:p w:rsidR="00595F36" w:rsidRPr="00AD6507" w:rsidRDefault="00595F36" w:rsidP="00DF027C">
      <w:pPr>
        <w:rPr>
          <w:rFonts w:cstheme="minorHAnsi"/>
          <w:b w:val="0"/>
          <w:color w:val="auto"/>
        </w:rPr>
      </w:pPr>
      <w:r w:rsidRPr="00AD6507">
        <w:rPr>
          <w:rFonts w:cstheme="minorHAnsi"/>
          <w:b w:val="0"/>
          <w:color w:val="auto"/>
        </w:rPr>
        <w:t xml:space="preserve">Using data tables and RDD’s, </w:t>
      </w:r>
      <w:r w:rsidR="001C65C9" w:rsidRPr="00AD6507">
        <w:rPr>
          <w:rFonts w:cstheme="minorHAnsi"/>
          <w:b w:val="0"/>
          <w:color w:val="auto"/>
        </w:rPr>
        <w:t>we</w:t>
      </w:r>
      <w:r w:rsidRPr="00AD6507">
        <w:rPr>
          <w:rFonts w:cstheme="minorHAnsi"/>
          <w:b w:val="0"/>
          <w:color w:val="auto"/>
        </w:rPr>
        <w:t xml:space="preserve"> managed to extract all the hard drives that are at least one year old and all the failed hard drive data records in order to maintain a balance in the number of success and failure records.</w:t>
      </w:r>
    </w:p>
    <w:p w:rsidR="00595F36" w:rsidRPr="00AD6507" w:rsidRDefault="00595F36" w:rsidP="00DF027C">
      <w:pPr>
        <w:rPr>
          <w:rFonts w:cstheme="minorHAnsi"/>
          <w:b w:val="0"/>
          <w:color w:val="auto"/>
        </w:rPr>
      </w:pPr>
      <w:r w:rsidRPr="00AD6507">
        <w:rPr>
          <w:rFonts w:cstheme="minorHAnsi"/>
          <w:b w:val="0"/>
          <w:color w:val="auto"/>
        </w:rPr>
        <w:t xml:space="preserve"> </w:t>
      </w:r>
    </w:p>
    <w:p w:rsidR="00595F36" w:rsidRPr="00AD6507" w:rsidRDefault="00595F36" w:rsidP="00DF027C">
      <w:pPr>
        <w:rPr>
          <w:rFonts w:cstheme="minorHAnsi"/>
          <w:color w:val="auto"/>
          <w:u w:val="single"/>
        </w:rPr>
      </w:pPr>
      <w:r w:rsidRPr="00AD6507">
        <w:rPr>
          <w:rFonts w:cstheme="minorHAnsi"/>
          <w:color w:val="auto"/>
          <w:u w:val="single"/>
        </w:rPr>
        <w:t>Spark Snippet:</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success = </w:t>
      </w:r>
      <w:proofErr w:type="spellStart"/>
      <w:r w:rsidRPr="00AD6507">
        <w:rPr>
          <w:rFonts w:cstheme="minorHAnsi"/>
          <w:b w:val="0"/>
          <w:color w:val="auto"/>
        </w:rPr>
        <w:t>spark.sql</w:t>
      </w:r>
      <w:proofErr w:type="spellEnd"/>
      <w:r w:rsidRPr="00AD6507">
        <w:rPr>
          <w:rFonts w:cstheme="minorHAnsi"/>
          <w:b w:val="0"/>
          <w:color w:val="auto"/>
        </w:rPr>
        <w:t xml:space="preserve">("select * from (SELECT *, </w:t>
      </w:r>
      <w:proofErr w:type="spellStart"/>
      <w:r w:rsidRPr="00AD6507">
        <w:rPr>
          <w:rFonts w:cstheme="minorHAnsi"/>
          <w:b w:val="0"/>
          <w:color w:val="auto"/>
        </w:rPr>
        <w:t>dense_rank</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OVER (PARTITION BY </w:t>
      </w:r>
      <w:proofErr w:type="spellStart"/>
      <w:r w:rsidRPr="00AD6507">
        <w:rPr>
          <w:rFonts w:cstheme="minorHAnsi"/>
          <w:b w:val="0"/>
          <w:color w:val="auto"/>
        </w:rPr>
        <w:t>serial_number</w:t>
      </w:r>
      <w:proofErr w:type="spellEnd"/>
      <w:r w:rsidRPr="00AD6507">
        <w:rPr>
          <w:rFonts w:cstheme="minorHAnsi"/>
          <w:b w:val="0"/>
          <w:color w:val="auto"/>
        </w:rPr>
        <w:t xml:space="preserve"> ORDER BY date DESC) as </w:t>
      </w:r>
      <w:proofErr w:type="spellStart"/>
      <w:r w:rsidRPr="00AD6507">
        <w:rPr>
          <w:rFonts w:cstheme="minorHAnsi"/>
          <w:b w:val="0"/>
          <w:color w:val="auto"/>
        </w:rPr>
        <w:t>LatestRec</w:t>
      </w:r>
      <w:proofErr w:type="spellEnd"/>
      <w:r w:rsidRPr="00AD6507">
        <w:rPr>
          <w:rFonts w:cstheme="minorHAnsi"/>
          <w:b w:val="0"/>
          <w:color w:val="auto"/>
        </w:rPr>
        <w:t xml:space="preserve">  </w:t>
      </w:r>
    </w:p>
    <w:p w:rsidR="00595F36" w:rsidRPr="00AD6507" w:rsidRDefault="00595F36" w:rsidP="00595F36">
      <w:pPr>
        <w:rPr>
          <w:rFonts w:cstheme="minorHAnsi"/>
          <w:b w:val="0"/>
          <w:color w:val="auto"/>
        </w:rPr>
      </w:pPr>
      <w:r w:rsidRPr="00AD6507">
        <w:rPr>
          <w:rFonts w:cstheme="minorHAnsi"/>
          <w:b w:val="0"/>
          <w:color w:val="auto"/>
        </w:rPr>
        <w:t xml:space="preserve">FROM </w:t>
      </w:r>
      <w:proofErr w:type="spellStart"/>
      <w:r w:rsidRPr="00AD6507">
        <w:rPr>
          <w:rFonts w:cstheme="minorHAnsi"/>
          <w:b w:val="0"/>
          <w:color w:val="auto"/>
        </w:rPr>
        <w:t>peopleTemp</w:t>
      </w:r>
      <w:proofErr w:type="spellEnd"/>
      <w:r w:rsidRPr="00AD6507">
        <w:rPr>
          <w:rFonts w:cstheme="minorHAnsi"/>
          <w:b w:val="0"/>
          <w:color w:val="auto"/>
        </w:rPr>
        <w:t xml:space="preserve"> ) where failure=0 and model='ST4000DM000' </w:t>
      </w:r>
    </w:p>
    <w:p w:rsidR="00595F36" w:rsidRPr="00AD6507" w:rsidRDefault="00595F36" w:rsidP="00595F36">
      <w:pPr>
        <w:rPr>
          <w:rFonts w:cstheme="minorHAnsi"/>
          <w:b w:val="0"/>
          <w:color w:val="auto"/>
        </w:rPr>
      </w:pPr>
      <w:r w:rsidRPr="00AD6507">
        <w:rPr>
          <w:rFonts w:cstheme="minorHAnsi"/>
          <w:b w:val="0"/>
          <w:color w:val="auto"/>
        </w:rPr>
        <w:t xml:space="preserve">and CAST(smart_9_raw as INT) &gt; 8760 and </w:t>
      </w:r>
      <w:proofErr w:type="spellStart"/>
      <w:r w:rsidRPr="00AD6507">
        <w:rPr>
          <w:rFonts w:cstheme="minorHAnsi"/>
          <w:b w:val="0"/>
          <w:color w:val="auto"/>
        </w:rPr>
        <w:t>LatestRec</w:t>
      </w:r>
      <w:proofErr w:type="spellEnd"/>
      <w:r w:rsidRPr="00AD6507">
        <w:rPr>
          <w:rFonts w:cstheme="minorHAnsi"/>
          <w:b w:val="0"/>
          <w:color w:val="auto"/>
        </w:rPr>
        <w:t>=1")</w:t>
      </w:r>
    </w:p>
    <w:p w:rsidR="00595F36" w:rsidRPr="00AD6507" w:rsidRDefault="00595F36" w:rsidP="00595F36">
      <w:pPr>
        <w:rPr>
          <w:rFonts w:cstheme="minorHAnsi"/>
          <w:b w:val="0"/>
          <w:color w:val="auto"/>
        </w:rPr>
      </w:pPr>
    </w:p>
    <w:p w:rsidR="00595F36" w:rsidRPr="00AD6507" w:rsidRDefault="00595F36" w:rsidP="00595F36">
      <w:pPr>
        <w:rPr>
          <w:rFonts w:cstheme="minorHAnsi"/>
          <w:b w:val="0"/>
          <w:color w:val="auto"/>
        </w:rPr>
      </w:pPr>
      <w:r w:rsidRPr="00AD6507">
        <w:rPr>
          <w:rFonts w:cstheme="minorHAnsi"/>
          <w:b w:val="0"/>
          <w:color w:val="auto"/>
        </w:rPr>
        <w:t xml:space="preserve"> </w:t>
      </w:r>
      <w:proofErr w:type="spellStart"/>
      <w:r w:rsidRPr="00AD6507">
        <w:rPr>
          <w:rFonts w:cstheme="minorHAnsi"/>
          <w:b w:val="0"/>
          <w:color w:val="auto"/>
        </w:rPr>
        <w:t>success.coalesce</w:t>
      </w:r>
      <w:proofErr w:type="spell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r w:rsidRPr="00AD6507">
        <w:rPr>
          <w:rFonts w:cstheme="minorHAnsi"/>
          <w:b w:val="0"/>
          <w:color w:val="auto"/>
        </w:rPr>
        <w:t xml:space="preserve"> .option("</w:t>
      </w:r>
      <w:proofErr w:type="spellStart"/>
      <w:r w:rsidRPr="00AD6507">
        <w:rPr>
          <w:rFonts w:cstheme="minorHAnsi"/>
          <w:b w:val="0"/>
          <w:color w:val="auto"/>
        </w:rPr>
        <w:t>header","true</w:t>
      </w:r>
      <w:proofErr w:type="spellEnd"/>
      <w:r w:rsidRPr="00AD6507">
        <w:rPr>
          <w:rFonts w:cstheme="minorHAnsi"/>
          <w:b w:val="0"/>
          <w:color w:val="auto"/>
        </w:rPr>
        <w:t>").save("file:///C:/data/HD_success_2018")</w:t>
      </w:r>
    </w:p>
    <w:p w:rsidR="00595F36" w:rsidRPr="00AD6507" w:rsidRDefault="00595F36" w:rsidP="00595F36">
      <w:pPr>
        <w:rPr>
          <w:rFonts w:cstheme="minorHAnsi"/>
          <w:b w:val="0"/>
          <w:color w:val="auto"/>
        </w:rPr>
      </w:pPr>
      <w:r w:rsidRPr="00AD6507">
        <w:rPr>
          <w:rFonts w:cstheme="minorHAnsi"/>
          <w:b w:val="0"/>
          <w:color w:val="auto"/>
        </w:rPr>
        <w:t xml:space="preserve"> </w:t>
      </w:r>
    </w:p>
    <w:p w:rsidR="001C65C9" w:rsidRPr="00AD6507" w:rsidRDefault="001C65C9" w:rsidP="00595F36">
      <w:pPr>
        <w:rPr>
          <w:rFonts w:cstheme="minorHAnsi"/>
          <w:b w:val="0"/>
          <w:i/>
          <w:color w:val="auto"/>
          <w:rPrChange w:id="4" w:author="Bharat Nagaraju" w:date="2019-03-10T08:51:00Z">
            <w:rPr>
              <w:rFonts w:cstheme="minorHAnsi"/>
              <w:b w:val="0"/>
            </w:rPr>
          </w:rPrChange>
        </w:rPr>
      </w:pPr>
      <w:r w:rsidRPr="00AD6507">
        <w:rPr>
          <w:rFonts w:cstheme="minorHAnsi"/>
          <w:b w:val="0"/>
          <w:i/>
          <w:color w:val="auto"/>
        </w:rPr>
        <w:lastRenderedPageBreak/>
        <w:t xml:space="preserve">Here </w:t>
      </w:r>
      <w:r w:rsidRPr="00AD6507">
        <w:rPr>
          <w:rFonts w:cstheme="minorHAnsi"/>
          <w:b w:val="0"/>
          <w:color w:val="auto"/>
        </w:rPr>
        <w:t>smart_9_raw is the life of hard drive. Hard drives whose life is more than 365 days (365*24 = 8760) and which haven’t failed are chosen</w:t>
      </w:r>
      <w:r w:rsidR="00605C00" w:rsidRPr="00AD6507">
        <w:rPr>
          <w:rFonts w:cstheme="minorHAnsi"/>
          <w:b w:val="0"/>
          <w:color w:val="auto"/>
        </w:rPr>
        <w:t xml:space="preserve"> for our analysis</w:t>
      </w:r>
      <w:r w:rsidRPr="00AD6507">
        <w:rPr>
          <w:rFonts w:cstheme="minorHAnsi"/>
          <w:b w:val="0"/>
          <w:color w:val="auto"/>
        </w:rPr>
        <w:t>.</w:t>
      </w:r>
    </w:p>
    <w:p w:rsidR="00595F36" w:rsidRPr="00AD6507" w:rsidRDefault="00595F36" w:rsidP="00595F36">
      <w:pPr>
        <w:rPr>
          <w:rFonts w:cstheme="minorHAnsi"/>
          <w:b w:val="0"/>
          <w:color w:val="auto"/>
        </w:rPr>
      </w:pPr>
      <w:r w:rsidRPr="00AD6507">
        <w:rPr>
          <w:rFonts w:cstheme="minorHAnsi"/>
          <w:b w:val="0"/>
          <w:color w:val="auto"/>
        </w:rPr>
        <w:t xml:space="preserve"> </w:t>
      </w:r>
    </w:p>
    <w:p w:rsidR="00595F36" w:rsidRPr="00AD6507" w:rsidRDefault="00595F36" w:rsidP="00595F36">
      <w:pPr>
        <w:rPr>
          <w:rFonts w:cstheme="minorHAnsi"/>
          <w:b w:val="0"/>
          <w:color w:val="auto"/>
        </w:rPr>
      </w:pPr>
      <w:proofErr w:type="spellStart"/>
      <w:r w:rsidRPr="00AD6507">
        <w:rPr>
          <w:rFonts w:cstheme="minorHAnsi"/>
          <w:b w:val="0"/>
          <w:color w:val="auto"/>
        </w:rPr>
        <w:t>val</w:t>
      </w:r>
      <w:proofErr w:type="spellEnd"/>
      <w:r w:rsidRPr="00AD6507">
        <w:rPr>
          <w:rFonts w:cstheme="minorHAnsi"/>
          <w:b w:val="0"/>
          <w:color w:val="auto"/>
        </w:rPr>
        <w:t xml:space="preserve"> failures = </w:t>
      </w:r>
      <w:proofErr w:type="spellStart"/>
      <w:r w:rsidRPr="00AD6507">
        <w:rPr>
          <w:rFonts w:cstheme="minorHAnsi"/>
          <w:b w:val="0"/>
          <w:color w:val="auto"/>
        </w:rPr>
        <w:t>spark.sql</w:t>
      </w:r>
      <w:proofErr w:type="spellEnd"/>
      <w:r w:rsidRPr="00AD6507">
        <w:rPr>
          <w:rFonts w:cstheme="minorHAnsi"/>
          <w:b w:val="0"/>
          <w:color w:val="auto"/>
        </w:rPr>
        <w:t xml:space="preserve">("SELECT * FROM </w:t>
      </w:r>
      <w:proofErr w:type="spellStart"/>
      <w:r w:rsidRPr="00AD6507">
        <w:rPr>
          <w:rFonts w:cstheme="minorHAnsi"/>
          <w:b w:val="0"/>
          <w:color w:val="auto"/>
        </w:rPr>
        <w:t>peopleTemp</w:t>
      </w:r>
      <w:proofErr w:type="spellEnd"/>
      <w:r w:rsidRPr="00AD6507">
        <w:rPr>
          <w:rFonts w:cstheme="minorHAnsi"/>
          <w:b w:val="0"/>
          <w:color w:val="auto"/>
        </w:rPr>
        <w:t xml:space="preserve"> where failure=1 and model='ST4000DM000'")</w:t>
      </w:r>
    </w:p>
    <w:p w:rsidR="00595F36" w:rsidRPr="00AD6507" w:rsidRDefault="00595F36" w:rsidP="00595F36">
      <w:pPr>
        <w:rPr>
          <w:rFonts w:cstheme="minorHAnsi"/>
          <w:b w:val="0"/>
          <w:color w:val="auto"/>
        </w:rPr>
      </w:pPr>
      <w:proofErr w:type="spellStart"/>
      <w:r w:rsidRPr="00AD6507">
        <w:rPr>
          <w:rFonts w:cstheme="minorHAnsi"/>
          <w:b w:val="0"/>
          <w:color w:val="auto"/>
        </w:rPr>
        <w:t>failures.coalesce</w:t>
      </w:r>
      <w:proofErr w:type="spellEnd"/>
      <w:r w:rsidRPr="00AD6507">
        <w:rPr>
          <w:rFonts w:cstheme="minorHAnsi"/>
          <w:b w:val="0"/>
          <w:color w:val="auto"/>
        </w:rPr>
        <w:t>(1).</w:t>
      </w:r>
      <w:proofErr w:type="spellStart"/>
      <w:r w:rsidRPr="00AD6507">
        <w:rPr>
          <w:rFonts w:cstheme="minorHAnsi"/>
          <w:b w:val="0"/>
          <w:color w:val="auto"/>
        </w:rPr>
        <w:t>write.format</w:t>
      </w:r>
      <w:proofErr w:type="spellEnd"/>
      <w:r w:rsidRPr="00AD6507">
        <w:rPr>
          <w:rFonts w:cstheme="minorHAnsi"/>
          <w:b w:val="0"/>
          <w:color w:val="auto"/>
        </w:rPr>
        <w:t>("com.databricks.spark.csv")</w:t>
      </w:r>
    </w:p>
    <w:p w:rsidR="00595F36" w:rsidRPr="00AD6507" w:rsidRDefault="00595F36" w:rsidP="00595F36">
      <w:pPr>
        <w:rPr>
          <w:rFonts w:cstheme="minorHAnsi"/>
          <w:b w:val="0"/>
          <w:color w:val="auto"/>
        </w:rPr>
      </w:pPr>
      <w:r w:rsidRPr="00AD6507">
        <w:rPr>
          <w:rFonts w:cstheme="minorHAnsi"/>
          <w:b w:val="0"/>
          <w:color w:val="auto"/>
        </w:rPr>
        <w:t>.option("</w:t>
      </w:r>
      <w:proofErr w:type="spellStart"/>
      <w:r w:rsidRPr="00AD6507">
        <w:rPr>
          <w:rFonts w:cstheme="minorHAnsi"/>
          <w:b w:val="0"/>
          <w:color w:val="auto"/>
        </w:rPr>
        <w:t>header","true</w:t>
      </w:r>
      <w:proofErr w:type="spellEnd"/>
      <w:r w:rsidRPr="00AD6507">
        <w:rPr>
          <w:rFonts w:cstheme="minorHAnsi"/>
          <w:b w:val="0"/>
          <w:color w:val="auto"/>
        </w:rPr>
        <w:t>").save("file:///C:/data/HD_fail_2018")</w:t>
      </w:r>
    </w:p>
    <w:p w:rsidR="00595F36" w:rsidRPr="00AD6507" w:rsidRDefault="00595F36" w:rsidP="00DF027C">
      <w:pPr>
        <w:rPr>
          <w:rFonts w:cstheme="minorHAnsi"/>
          <w:b w:val="0"/>
          <w:color w:val="auto"/>
        </w:rPr>
      </w:pPr>
    </w:p>
    <w:p w:rsidR="009F68B5" w:rsidRPr="00AD6507" w:rsidRDefault="00F84929" w:rsidP="00DF027C">
      <w:pPr>
        <w:rPr>
          <w:rFonts w:cstheme="minorHAnsi"/>
          <w:b w:val="0"/>
          <w:color w:val="auto"/>
        </w:rPr>
      </w:pPr>
      <w:r w:rsidRPr="00AD6507">
        <w:rPr>
          <w:rFonts w:cstheme="minorHAnsi"/>
          <w:b w:val="0"/>
          <w:color w:val="auto"/>
          <w:u w:val="single"/>
        </w:rPr>
        <w:t xml:space="preserve"> </w:t>
      </w:r>
      <w:r w:rsidRPr="00AD6507">
        <w:rPr>
          <w:rFonts w:cstheme="minorHAnsi"/>
          <w:b w:val="0"/>
          <w:color w:val="auto"/>
        </w:rPr>
        <w:t xml:space="preserve">Back blaze team has constantly </w:t>
      </w:r>
      <w:hyperlink r:id="rId17" w:history="1">
        <w:r w:rsidRPr="00AD6507">
          <w:rPr>
            <w:rStyle w:val="Hyperlink"/>
            <w:rFonts w:cstheme="minorHAnsi"/>
            <w:b w:val="0"/>
            <w:color w:val="auto"/>
          </w:rPr>
          <w:t>evolved</w:t>
        </w:r>
      </w:hyperlink>
      <w:r w:rsidRPr="00AD6507">
        <w:rPr>
          <w:rFonts w:cstheme="minorHAnsi"/>
          <w:b w:val="0"/>
          <w:color w:val="auto"/>
        </w:rPr>
        <w:t xml:space="preserve"> the data emitted out of hard drive by adding more measures / fields. Q2 / Q3 has 4 more columns compared to Q1 and Q4 has 20 more columns compared to Q2/Q3. So we are eliminating those additional columns from Q2 , Q3 and Q4 to transformed all of the dataset  to one standard i.e. Q1 format.</w:t>
      </w:r>
    </w:p>
    <w:p w:rsidR="00C17238" w:rsidRPr="00AD6507" w:rsidRDefault="00C17238" w:rsidP="00DF027C">
      <w:pPr>
        <w:rPr>
          <w:rFonts w:cstheme="minorHAnsi"/>
          <w:b w:val="0"/>
          <w:color w:val="auto"/>
        </w:rPr>
      </w:pPr>
    </w:p>
    <w:p w:rsidR="00C17238" w:rsidRPr="00AD6507" w:rsidRDefault="00C17238" w:rsidP="00DF027C">
      <w:pPr>
        <w:rPr>
          <w:rFonts w:cstheme="minorHAnsi"/>
          <w:b w:val="0"/>
          <w:color w:val="auto"/>
        </w:rPr>
      </w:pPr>
      <w:r w:rsidRPr="00AD6507">
        <w:rPr>
          <w:noProof/>
          <w:color w:val="auto"/>
        </w:rPr>
        <w:drawing>
          <wp:inline distT="0" distB="0" distL="0" distR="0" wp14:anchorId="14A8FBA2" wp14:editId="31CA2EF3">
            <wp:extent cx="4924425" cy="43688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9196" cy="4373074"/>
                    </a:xfrm>
                    <a:prstGeom prst="rect">
                      <a:avLst/>
                    </a:prstGeom>
                  </pic:spPr>
                </pic:pic>
              </a:graphicData>
            </a:graphic>
          </wp:inline>
        </w:drawing>
      </w:r>
    </w:p>
    <w:p w:rsidR="00F84929" w:rsidRPr="00AD6507" w:rsidRDefault="00F84929" w:rsidP="00DF027C">
      <w:pPr>
        <w:rPr>
          <w:rFonts w:cstheme="minorHAnsi"/>
          <w:b w:val="0"/>
          <w:color w:val="auto"/>
        </w:rPr>
      </w:pPr>
    </w:p>
    <w:p w:rsidR="002F24B4" w:rsidRPr="00AD6507" w:rsidRDefault="00F84929" w:rsidP="00DF027C">
      <w:pPr>
        <w:rPr>
          <w:rFonts w:cstheme="minorHAnsi"/>
          <w:b w:val="0"/>
          <w:color w:val="auto"/>
          <w:u w:val="single"/>
        </w:rPr>
      </w:pPr>
      <w:r w:rsidRPr="00AD6507">
        <w:rPr>
          <w:rFonts w:cstheme="minorHAnsi"/>
          <w:b w:val="0"/>
          <w:color w:val="auto"/>
        </w:rPr>
        <w:t xml:space="preserve">After running the preprocessing scripts, required data has been reduced to </w:t>
      </w:r>
      <w:r w:rsidR="002F24B4" w:rsidRPr="00AD6507">
        <w:rPr>
          <w:rFonts w:cstheme="minorHAnsi"/>
          <w:b w:val="0"/>
          <w:color w:val="auto"/>
        </w:rPr>
        <w:t>8MB approximately and is ready for EDA / Data cleansing and modelling</w:t>
      </w:r>
    </w:p>
    <w:p w:rsidR="002F24B4" w:rsidRPr="00AD6507" w:rsidRDefault="002F24B4" w:rsidP="00DF027C">
      <w:pPr>
        <w:rPr>
          <w:rFonts w:cstheme="minorHAnsi"/>
          <w:color w:val="auto"/>
        </w:rPr>
      </w:pPr>
      <w:r w:rsidRPr="00AD6507">
        <w:rPr>
          <w:noProof/>
          <w:color w:val="auto"/>
        </w:rPr>
        <w:lastRenderedPageBreak/>
        <w:drawing>
          <wp:inline distT="0" distB="0" distL="0" distR="0" wp14:anchorId="5B979637" wp14:editId="06E64283">
            <wp:extent cx="6309360" cy="1006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1006475"/>
                    </a:xfrm>
                    <a:prstGeom prst="rect">
                      <a:avLst/>
                    </a:prstGeom>
                  </pic:spPr>
                </pic:pic>
              </a:graphicData>
            </a:graphic>
          </wp:inline>
        </w:drawing>
      </w:r>
    </w:p>
    <w:p w:rsidR="00237129" w:rsidRPr="00AD6507" w:rsidRDefault="00237129">
      <w:pPr>
        <w:spacing w:after="200"/>
        <w:rPr>
          <w:rFonts w:cstheme="minorHAnsi"/>
          <w:b w:val="0"/>
          <w:color w:val="auto"/>
          <w:u w:val="single"/>
        </w:rPr>
      </w:pPr>
    </w:p>
    <w:p w:rsidR="00237129" w:rsidRPr="00AD6507" w:rsidRDefault="00237129">
      <w:pPr>
        <w:spacing w:after="200"/>
        <w:rPr>
          <w:rFonts w:cstheme="minorHAnsi"/>
          <w:b w:val="0"/>
          <w:color w:val="auto"/>
          <w:u w:val="single"/>
        </w:rPr>
      </w:pPr>
    </w:p>
    <w:p w:rsidR="00237129" w:rsidRPr="00AD6507" w:rsidRDefault="00237129" w:rsidP="00237129">
      <w:pPr>
        <w:rPr>
          <w:rFonts w:cstheme="minorHAnsi"/>
          <w:b w:val="0"/>
          <w:color w:val="auto"/>
        </w:rPr>
      </w:pPr>
      <w:r w:rsidRPr="00AD6507">
        <w:rPr>
          <w:rFonts w:cstheme="minorHAnsi"/>
          <w:b w:val="0"/>
          <w:color w:val="auto"/>
        </w:rPr>
        <w:t>We will be following the CRISP-DM Model for achieving the business and data mining goals for this project</w:t>
      </w:r>
      <w:r w:rsidR="00D55FDA" w:rsidRPr="00AD6507">
        <w:rPr>
          <w:rFonts w:cstheme="minorHAnsi"/>
          <w:b w:val="0"/>
          <w:color w:val="auto"/>
        </w:rPr>
        <w:t xml:space="preserve"> as illustrated below</w:t>
      </w:r>
      <w:r w:rsidRPr="00AD6507">
        <w:rPr>
          <w:rFonts w:cstheme="minorHAnsi"/>
          <w:b w:val="0"/>
          <w:color w:val="auto"/>
        </w:rPr>
        <w:t>.</w:t>
      </w:r>
    </w:p>
    <w:p w:rsidR="00237129" w:rsidRPr="00AD6507" w:rsidRDefault="00237129" w:rsidP="00237129">
      <w:pPr>
        <w:rPr>
          <w:rFonts w:cstheme="minorHAnsi"/>
          <w:b w:val="0"/>
          <w:color w:val="auto"/>
        </w:rPr>
      </w:pPr>
      <w:r w:rsidRPr="00AD6507">
        <w:rPr>
          <w:rFonts w:cstheme="minorHAnsi"/>
          <w:b w:val="0"/>
          <w:noProof/>
          <w:color w:val="auto"/>
        </w:rPr>
        <w:drawing>
          <wp:inline distT="0" distB="0" distL="0" distR="0">
            <wp:extent cx="4295775" cy="42002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6687" cy="4201119"/>
                    </a:xfrm>
                    <a:prstGeom prst="rect">
                      <a:avLst/>
                    </a:prstGeom>
                    <a:noFill/>
                    <a:ln>
                      <a:noFill/>
                    </a:ln>
                  </pic:spPr>
                </pic:pic>
              </a:graphicData>
            </a:graphic>
          </wp:inline>
        </w:drawing>
      </w:r>
    </w:p>
    <w:p w:rsidR="00237129" w:rsidRPr="00AD6507" w:rsidRDefault="00237129" w:rsidP="00237129">
      <w:pPr>
        <w:rPr>
          <w:rFonts w:cstheme="minorHAnsi"/>
          <w:b w:val="0"/>
          <w:color w:val="auto"/>
        </w:rPr>
      </w:pPr>
    </w:p>
    <w:p w:rsidR="00237129" w:rsidRPr="00AD6507" w:rsidRDefault="00237129" w:rsidP="00237129">
      <w:pPr>
        <w:rPr>
          <w:rFonts w:cstheme="minorHAnsi"/>
          <w:b w:val="0"/>
          <w:color w:val="auto"/>
        </w:rPr>
      </w:pPr>
      <w:r w:rsidRPr="00AD6507">
        <w:rPr>
          <w:rFonts w:cstheme="minorHAnsi"/>
          <w:b w:val="0"/>
          <w:color w:val="auto"/>
        </w:rPr>
        <w:t>If the modelling results are not satisfactory, required data needs to be crunched out as per CRISP DM process.</w:t>
      </w:r>
    </w:p>
    <w:p w:rsidR="00237129" w:rsidRPr="00AD6507" w:rsidRDefault="00237129" w:rsidP="00237129">
      <w:pPr>
        <w:rPr>
          <w:rFonts w:cstheme="minorHAnsi"/>
          <w:b w:val="0"/>
          <w:color w:val="auto"/>
        </w:rPr>
      </w:pPr>
    </w:p>
    <w:p w:rsidR="003673B0" w:rsidRPr="00AD6507" w:rsidRDefault="003673B0">
      <w:pPr>
        <w:spacing w:after="200"/>
        <w:rPr>
          <w:rFonts w:cstheme="minorHAnsi"/>
          <w:b w:val="0"/>
          <w:color w:val="auto"/>
          <w:u w:val="single"/>
          <w:rPrChange w:id="5" w:author="Bharat Nagaraju" w:date="2019-03-10T10:58:00Z">
            <w:rPr>
              <w:rFonts w:cstheme="minorHAnsi"/>
            </w:rPr>
          </w:rPrChange>
        </w:rPr>
      </w:pPr>
      <w:r w:rsidRPr="00AD6507">
        <w:rPr>
          <w:rFonts w:cstheme="minorHAnsi"/>
          <w:b w:val="0"/>
          <w:color w:val="auto"/>
          <w:u w:val="single"/>
          <w:rPrChange w:id="6" w:author="Bharat Nagaraju" w:date="2019-03-10T10:58:00Z">
            <w:rPr>
              <w:rFonts w:cstheme="minorHAnsi"/>
            </w:rPr>
          </w:rPrChange>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Understanding &amp; Exploring Hard Drives</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 xml:space="preserve">01 </w:t>
      </w:r>
      <w:r w:rsidRPr="00AD6507">
        <w:rPr>
          <w:rFonts w:asciiTheme="minorHAnsi" w:hAnsiTheme="minorHAnsi" w:cstheme="minorHAnsi"/>
        </w:rPr>
        <w:t>–</w:t>
      </w:r>
      <w:r w:rsidRPr="00AD6507">
        <w:rPr>
          <w:rFonts w:asciiTheme="minorHAnsi" w:hAnsiTheme="minorHAnsi" w:cstheme="minorHAnsi"/>
        </w:rPr>
        <w:t xml:space="preserve"> extracted</w:t>
      </w:r>
    </w:p>
    <w:p w:rsidR="001978BB" w:rsidRPr="00AD6507" w:rsidRDefault="001978BB" w:rsidP="001978BB">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w:t>
      </w:r>
      <w:r w:rsidRPr="00AD6507">
        <w:rPr>
          <w:rFonts w:asciiTheme="minorHAnsi" w:hAnsiTheme="minorHAnsi" w:cstheme="minorHAnsi"/>
        </w:rPr>
        <w:t>01 - EDA report v2</w:t>
      </w:r>
      <w:r w:rsidRPr="00AD6507">
        <w:rPr>
          <w:rFonts w:asciiTheme="minorHAnsi" w:hAnsiTheme="minorHAnsi" w:cstheme="minorHAnsi"/>
        </w:rPr>
        <w:t>.Rmd</w:t>
      </w:r>
    </w:p>
    <w:p w:rsidR="009766E3" w:rsidRPr="00AD6507" w:rsidRDefault="009766E3" w:rsidP="009766E3">
      <w:pPr>
        <w:pStyle w:val="Heading2"/>
        <w:spacing w:before="300" w:after="150"/>
        <w:rPr>
          <w:rFonts w:eastAsia="Times New Roman" w:cstheme="minorHAnsi"/>
          <w:b/>
          <w:color w:val="auto"/>
          <w:sz w:val="45"/>
          <w:szCs w:val="45"/>
        </w:rPr>
      </w:pPr>
      <w:r w:rsidRPr="00AD6507">
        <w:rPr>
          <w:rFonts w:cstheme="minorHAnsi"/>
          <w:b/>
          <w:bCs/>
          <w:color w:val="auto"/>
          <w:sz w:val="45"/>
          <w:szCs w:val="45"/>
        </w:rPr>
        <w:t>Overview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AD6507" w:rsidRDefault="00B356B0"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Please note that R Code is interspersed within this section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Short Description of Dataset</w:t>
      </w:r>
      <w:r w:rsidRPr="00AD6507">
        <w:rPr>
          <w:rFonts w:asciiTheme="minorHAnsi" w:hAnsiTheme="minorHAnsi" w:cstheme="minorHAnsi"/>
        </w:rPr>
        <w:t> The dataset is divided into 2 distinct parts:</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Descriptors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These include Hard Drive information (e.g. model, serial number), test dates, Failure status etc. Failure Status is the ground truth label for each Hard Drive.</w:t>
      </w:r>
      <w:r w:rsidRPr="00AD6507">
        <w:rPr>
          <w:rFonts w:asciiTheme="minorHAnsi" w:hAnsiTheme="minorHAnsi" w:cstheme="minorHAnsi"/>
        </w:rPr>
        <w:br/>
        <w:t xml:space="preserve">Columns associated are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failure</w:t>
      </w:r>
    </w:p>
    <w:p w:rsidR="009766E3" w:rsidRPr="00AD6507" w:rsidRDefault="009766E3" w:rsidP="009766E3">
      <w:pPr>
        <w:pStyle w:val="NormalWeb"/>
        <w:numPr>
          <w:ilvl w:val="0"/>
          <w:numId w:val="3"/>
        </w:numPr>
        <w:spacing w:before="0" w:beforeAutospacing="0" w:after="150" w:afterAutospacing="0"/>
        <w:rPr>
          <w:rFonts w:asciiTheme="minorHAnsi" w:hAnsiTheme="minorHAnsi" w:cstheme="minorHAnsi"/>
        </w:rPr>
      </w:pPr>
      <w:r w:rsidRPr="00AD6507">
        <w:rPr>
          <w:rFonts w:asciiTheme="minorHAnsi" w:hAnsiTheme="minorHAnsi" w:cstheme="minorHAnsi"/>
        </w:rPr>
        <w:t>SMART Stats</w:t>
      </w:r>
    </w:p>
    <w:p w:rsidR="009766E3" w:rsidRPr="00AD6507" w:rsidRDefault="009766E3" w:rsidP="009766E3">
      <w:pPr>
        <w:pStyle w:val="NormalWeb"/>
        <w:spacing w:before="0" w:beforeAutospacing="0" w:after="150" w:afterAutospacing="0"/>
        <w:ind w:left="720"/>
        <w:rPr>
          <w:rFonts w:asciiTheme="minorHAnsi" w:hAnsiTheme="minorHAnsi" w:cstheme="minorHAnsi"/>
        </w:rPr>
      </w:pPr>
      <w:r w:rsidRPr="00AD6507">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w:t>
      </w:r>
      <w:r w:rsidRPr="00AD6507">
        <w:rPr>
          <w:rFonts w:asciiTheme="minorHAnsi" w:hAnsiTheme="minorHAnsi" w:cstheme="minorHAnsi"/>
        </w:rPr>
        <w:lastRenderedPageBreak/>
        <w:t xml:space="preserve">smart_242_normalized, smart_242_raw, smart_250_normalized, smart_250_raw, smart_251_normalized, smart_251_raw, smart_252_normalized, smart_252_raw, smart_254_normalized, smart_254_raw, smart_255_normalized, smart_255_raw, </w:t>
      </w:r>
      <w:proofErr w:type="spellStart"/>
      <w:r w:rsidRPr="00AD6507">
        <w:rPr>
          <w:rFonts w:asciiTheme="minorHAnsi" w:hAnsiTheme="minorHAnsi" w:cstheme="minorHAnsi"/>
        </w:rPr>
        <w:t>LatestRec</w:t>
      </w:r>
      <w:proofErr w:type="spellEnd"/>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Exploratory Data Analyses (EDAs)</w:t>
      </w:r>
      <w:r w:rsidRPr="00AD6507">
        <w:rPr>
          <w:rFonts w:asciiTheme="minorHAnsi" w:hAnsiTheme="minorHAnsi" w:cstheme="minorHAnsi"/>
        </w:rPr>
        <w:t> As the dataset is time-bound, we will be looking at how time affects the dataset in addition to the usual EDA techniques.</w:t>
      </w:r>
    </w:p>
    <w:p w:rsidR="009766E3" w:rsidRPr="00AD6507" w:rsidRDefault="009766E3" w:rsidP="009766E3">
      <w:pPr>
        <w:numPr>
          <w:ilvl w:val="0"/>
          <w:numId w:val="4"/>
        </w:numPr>
        <w:spacing w:before="100" w:beforeAutospacing="1" w:after="100" w:afterAutospacing="1" w:line="240" w:lineRule="auto"/>
        <w:rPr>
          <w:rFonts w:cstheme="minorHAnsi"/>
          <w:color w:val="auto"/>
        </w:rPr>
      </w:pPr>
      <w:r w:rsidRPr="00AD6507">
        <w:rPr>
          <w:rFonts w:cstheme="minorHAnsi"/>
          <w:color w:val="auto"/>
        </w:rPr>
        <w:t>Counts &amp; Dimensions of Descriptors: To understand volume &amp; “uniqueness” across time</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Dimension of dataset</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Count of dates, hard drives, failed (1) vs OK (0) hard drives</w:t>
      </w:r>
    </w:p>
    <w:p w:rsidR="009766E3" w:rsidRPr="00AD6507" w:rsidRDefault="009766E3" w:rsidP="009766E3">
      <w:pPr>
        <w:numPr>
          <w:ilvl w:val="0"/>
          <w:numId w:val="5"/>
        </w:numPr>
        <w:spacing w:before="100" w:beforeAutospacing="1" w:after="100" w:afterAutospacing="1" w:line="240" w:lineRule="auto"/>
        <w:rPr>
          <w:rFonts w:cstheme="minorHAnsi"/>
          <w:b w:val="0"/>
          <w:color w:val="auto"/>
        </w:rPr>
      </w:pPr>
      <w:r w:rsidRPr="00AD6507">
        <w:rPr>
          <w:rFonts w:cstheme="minorHAnsi"/>
          <w:b w:val="0"/>
          <w:color w:val="auto"/>
        </w:rPr>
        <w:t>Proportion of failed vs OK hard drives</w:t>
      </w:r>
    </w:p>
    <w:p w:rsidR="009766E3" w:rsidRPr="00AD6507" w:rsidRDefault="009766E3" w:rsidP="009766E3">
      <w:pPr>
        <w:numPr>
          <w:ilvl w:val="0"/>
          <w:numId w:val="6"/>
        </w:numPr>
        <w:spacing w:before="100" w:beforeAutospacing="1" w:after="100" w:afterAutospacing="1" w:line="240" w:lineRule="auto"/>
        <w:rPr>
          <w:rFonts w:cstheme="minorHAnsi"/>
          <w:color w:val="auto"/>
        </w:rPr>
      </w:pPr>
      <w:r w:rsidRPr="00AD6507">
        <w:rPr>
          <w:rFonts w:cstheme="minorHAnsi"/>
          <w:color w:val="auto"/>
        </w:rPr>
        <w:t>Deep Dive into SMART Stats: To understand how much is missing, what’s missing, and outliers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Data Summary</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Missing data &amp; When they are missing</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SMART Stats with no variances</w:t>
      </w:r>
    </w:p>
    <w:p w:rsidR="009766E3" w:rsidRPr="00AD6507" w:rsidRDefault="009766E3" w:rsidP="009766E3">
      <w:pPr>
        <w:numPr>
          <w:ilvl w:val="0"/>
          <w:numId w:val="7"/>
        </w:numPr>
        <w:spacing w:before="100" w:beforeAutospacing="1" w:after="100" w:afterAutospacing="1" w:line="240" w:lineRule="auto"/>
        <w:rPr>
          <w:rFonts w:cstheme="minorHAnsi"/>
          <w:b w:val="0"/>
          <w:color w:val="auto"/>
        </w:rPr>
      </w:pPr>
      <w:r w:rsidRPr="00AD6507">
        <w:rPr>
          <w:rFonts w:cstheme="minorHAnsi"/>
          <w:b w:val="0"/>
          <w:color w:val="auto"/>
        </w:rPr>
        <w:t>Outliers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Correlations between features: To see if there are similar features</w:t>
      </w:r>
    </w:p>
    <w:p w:rsidR="009766E3" w:rsidRPr="00AD6507" w:rsidRDefault="009766E3" w:rsidP="009766E3">
      <w:pPr>
        <w:numPr>
          <w:ilvl w:val="0"/>
          <w:numId w:val="8"/>
        </w:numPr>
        <w:spacing w:before="100" w:beforeAutospacing="1" w:after="100" w:afterAutospacing="1" w:line="240" w:lineRule="auto"/>
        <w:rPr>
          <w:rFonts w:cstheme="minorHAnsi"/>
          <w:color w:val="auto"/>
        </w:rPr>
      </w:pPr>
      <w:r w:rsidRPr="00AD6507">
        <w:rPr>
          <w:rFonts w:cstheme="minorHAnsi"/>
          <w:color w:val="auto"/>
        </w:rPr>
        <w:t>Next Steps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 rest of this section will highlight interesting findings and </w:t>
      </w:r>
      <w:proofErr w:type="spellStart"/>
      <w:r w:rsidRPr="00AD6507">
        <w:rPr>
          <w:rFonts w:asciiTheme="minorHAnsi" w:hAnsiTheme="minorHAnsi" w:cstheme="minorHAnsi"/>
        </w:rPr>
        <w:t>possbile</w:t>
      </w:r>
      <w:proofErr w:type="spellEnd"/>
      <w:r w:rsidRPr="00AD6507">
        <w:rPr>
          <w:rFonts w:asciiTheme="minorHAnsi" w:hAnsiTheme="minorHAnsi" w:cstheme="minorHAnsi"/>
        </w:rPr>
        <w:t xml:space="preserve"> approaches. Please note that R code is embedded within the document.</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t>Counts and Dimensions of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In this EDA, we are concerned about the shape, form, and size of the descriptors.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Dataset Dimensions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dataset has these dimensions: 32056, 106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Observations: 32056</w:t>
      </w:r>
    </w:p>
    <w:p w:rsidR="009766E3" w:rsidRPr="00AD6507" w:rsidRDefault="009766E3" w:rsidP="009766E3">
      <w:pPr>
        <w:numPr>
          <w:ilvl w:val="0"/>
          <w:numId w:val="9"/>
        </w:numPr>
        <w:spacing w:before="100" w:beforeAutospacing="1" w:after="100" w:afterAutospacing="1" w:line="240" w:lineRule="auto"/>
        <w:rPr>
          <w:rFonts w:cstheme="minorHAnsi"/>
          <w:color w:val="auto"/>
        </w:rPr>
      </w:pPr>
      <w:r w:rsidRPr="00AD6507">
        <w:rPr>
          <w:rFonts w:cstheme="minorHAnsi"/>
          <w:color w:val="auto"/>
        </w:rPr>
        <w:t>Features: 106</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Unique Dates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288</w:t>
      </w:r>
      <w:r w:rsidRPr="00AD6507">
        <w:rPr>
          <w:rFonts w:asciiTheme="minorHAnsi" w:hAnsiTheme="minorHAnsi" w:cstheme="minorHAnsi"/>
        </w:rPr>
        <w:t> unique dates in 32056 observations. That means some observations might be “bunched” up in time. Let’s have a look at how observations are distributed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temp &lt;- </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lastRenderedPageBreak/>
        <w:t xml:space="preserve">  </w:t>
      </w:r>
      <w:proofErr w:type="spellStart"/>
      <w:r w:rsidRPr="00AD6507">
        <w:rPr>
          <w:rStyle w:val="HTMLCode"/>
          <w:rFonts w:asciiTheme="minorHAnsi" w:hAnsiTheme="minorHAnsi" w:cstheme="minorHAnsi"/>
        </w:rPr>
        <w:t>group_by</w:t>
      </w:r>
      <w:proofErr w:type="spellEnd"/>
      <w:r w:rsidRPr="00AD6507">
        <w:rPr>
          <w:rStyle w:val="HTMLCode"/>
          <w:rFonts w:asciiTheme="minorHAnsi" w:hAnsiTheme="minorHAnsi" w:cstheme="minorHAnsi"/>
        </w:rPr>
        <w:t>(date, failure) %&gt;%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summarize(count=n())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Observations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"Observations"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It’s quite apparent that there’s an </w:t>
      </w:r>
      <w:r w:rsidRPr="00AD6507">
        <w:rPr>
          <w:rStyle w:val="Strong"/>
          <w:rFonts w:asciiTheme="minorHAnsi" w:eastAsiaTheme="majorEastAsia" w:hAnsiTheme="minorHAnsi" w:cstheme="minorHAnsi"/>
        </w:rPr>
        <w:t>observation spike near the end of the year</w:t>
      </w:r>
      <w:r w:rsidRPr="00AD6507">
        <w:rPr>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many Hard Drives do we have?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w:t>
      </w:r>
      <w:r w:rsidRPr="00AD6507">
        <w:rPr>
          <w:rStyle w:val="Strong"/>
          <w:rFonts w:asciiTheme="minorHAnsi" w:eastAsiaTheme="majorEastAsia" w:hAnsiTheme="minorHAnsi" w:cstheme="minorHAnsi"/>
        </w:rPr>
        <w:t>32054</w:t>
      </w:r>
      <w:r w:rsidRPr="00AD6507">
        <w:rPr>
          <w:rFonts w:asciiTheme="minorHAnsi" w:hAnsiTheme="minorHAnsi" w:cstheme="minorHAnsi"/>
        </w:rPr>
        <w:t> Hard Drives in 32056 observations. Almost every observation is matched to a unique hard drive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How many failed (1) vs OK (0) Hard Drives are there?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count(</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AD6507" w:rsidTr="009766E3">
        <w:tc>
          <w:tcPr>
            <w:tcW w:w="0" w:type="auto"/>
            <w:shd w:val="clear" w:color="auto" w:fill="auto"/>
            <w:tcMar>
              <w:top w:w="0" w:type="dxa"/>
              <w:left w:w="60" w:type="dxa"/>
              <w:bottom w:w="0" w:type="dxa"/>
              <w:right w:w="60" w:type="dxa"/>
            </w:tcMar>
            <w:vAlign w:val="center"/>
            <w:hideMark/>
          </w:tcPr>
          <w:p w:rsidR="009766E3" w:rsidRPr="00AD6507" w:rsidRDefault="009766E3">
            <w:pPr>
              <w:rPr>
                <w:rFonts w:cstheme="minorHAnsi"/>
                <w:color w:val="auto"/>
              </w:rPr>
            </w:pPr>
          </w:p>
        </w:tc>
      </w:tr>
    </w:tbl>
    <w:p w:rsidR="009766E3" w:rsidRPr="00AD6507" w:rsidRDefault="009766E3" w:rsidP="009766E3">
      <w:pPr>
        <w:rPr>
          <w:rFonts w:cstheme="minorHAnsi"/>
          <w:vanish/>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AD6507" w:rsidRPr="00AD6507"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sz w:val="24"/>
                <w:szCs w:val="24"/>
              </w:rPr>
            </w:pPr>
            <w:r w:rsidRPr="00AD6507">
              <w:rPr>
                <w:rFonts w:cstheme="minorHAnsi"/>
                <w:b w:val="0"/>
                <w:bCs/>
                <w:color w:val="auto"/>
              </w:rPr>
              <w:t>failure</w:t>
            </w:r>
          </w:p>
          <w:p w:rsidR="009766E3" w:rsidRPr="00AD6507" w:rsidRDefault="009766E3" w:rsidP="009766E3">
            <w:pPr>
              <w:jc w:val="right"/>
              <w:rPr>
                <w:rFonts w:cstheme="minorHAnsi"/>
                <w:b w:val="0"/>
                <w:color w:val="auto"/>
              </w:rPr>
            </w:pPr>
            <w:r w:rsidRPr="00AD6507">
              <w:rPr>
                <w:rFonts w:cstheme="minorHAnsi"/>
                <w:color w:val="auto"/>
              </w:rPr>
              <w:t>&lt;</w:t>
            </w:r>
            <w:proofErr w:type="spellStart"/>
            <w:r w:rsidRPr="00AD6507">
              <w:rPr>
                <w:rFonts w:cstheme="minorHAnsi"/>
                <w:color w:val="auto"/>
              </w:rPr>
              <w:t>dbl</w:t>
            </w:r>
            <w:proofErr w:type="spellEnd"/>
            <w:r w:rsidRPr="00AD6507">
              <w:rPr>
                <w:rFonts w:cstheme="minorHAnsi"/>
                <w:color w:val="auto"/>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AD6507" w:rsidRDefault="009766E3" w:rsidP="009766E3">
            <w:pPr>
              <w:jc w:val="right"/>
              <w:rPr>
                <w:rFonts w:cstheme="minorHAnsi"/>
                <w:bCs/>
                <w:color w:val="auto"/>
              </w:rPr>
            </w:pPr>
            <w:r w:rsidRPr="00AD6507">
              <w:rPr>
                <w:rFonts w:cstheme="minorHAnsi"/>
                <w:b w:val="0"/>
                <w:bCs/>
                <w:color w:val="auto"/>
              </w:rPr>
              <w:t>n</w:t>
            </w:r>
          </w:p>
          <w:p w:rsidR="009766E3" w:rsidRPr="00AD6507" w:rsidRDefault="009766E3" w:rsidP="009766E3">
            <w:pPr>
              <w:jc w:val="right"/>
              <w:rPr>
                <w:rFonts w:cstheme="minorHAnsi"/>
                <w:b w:val="0"/>
                <w:color w:val="auto"/>
              </w:rPr>
            </w:pPr>
            <w:r w:rsidRPr="00AD6507">
              <w:rPr>
                <w:rFonts w:cstheme="minorHAnsi"/>
                <w:color w:val="auto"/>
              </w:rPr>
              <w:t>&lt;int&gt;</w:t>
            </w:r>
          </w:p>
        </w:tc>
      </w:tr>
      <w:tr w:rsidR="00AD6507" w:rsidRPr="00AD650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31475</w:t>
            </w:r>
          </w:p>
        </w:tc>
      </w:tr>
      <w:tr w:rsidR="00AD6507" w:rsidRPr="00AD650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lastRenderedPageBreak/>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AD6507" w:rsidRDefault="009766E3">
            <w:pPr>
              <w:jc w:val="right"/>
              <w:rPr>
                <w:rFonts w:cstheme="minorHAnsi"/>
                <w:b w:val="0"/>
                <w:color w:val="auto"/>
                <w:sz w:val="24"/>
              </w:rPr>
            </w:pPr>
            <w:r w:rsidRPr="00AD6507">
              <w:rPr>
                <w:rFonts w:cstheme="minorHAnsi"/>
                <w:b w:val="0"/>
                <w:color w:val="auto"/>
                <w:sz w:val="24"/>
              </w:rPr>
              <w:t>581</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As the table shows, we have a </w:t>
      </w:r>
      <w:proofErr w:type="spellStart"/>
      <w:r w:rsidRPr="00AD6507">
        <w:rPr>
          <w:rFonts w:asciiTheme="minorHAnsi" w:hAnsiTheme="minorHAnsi" w:cstheme="minorHAnsi"/>
        </w:rPr>
        <w:t>disporportionate</w:t>
      </w:r>
      <w:proofErr w:type="spellEnd"/>
      <w:r w:rsidRPr="00AD6507">
        <w:rPr>
          <w:rFonts w:asciiTheme="minorHAnsi" w:hAnsiTheme="minorHAnsi" w:cstheme="minorHAnsi"/>
        </w:rPr>
        <w:t xml:space="preserve"> breakdown of failed (1) vs OK (0) Hard Drives. There are only 1.8124532% failures. This means that we will have to </w:t>
      </w:r>
      <w:r w:rsidRPr="00AD6507">
        <w:rPr>
          <w:rStyle w:val="Strong"/>
          <w:rFonts w:asciiTheme="minorHAnsi" w:eastAsiaTheme="majorEastAsia" w:hAnsiTheme="minorHAnsi" w:cstheme="minorHAnsi"/>
        </w:rPr>
        <w:t>rebalance the dataset in some way.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Following on this (dis)proportion, what is the </w:t>
      </w:r>
      <w:r w:rsidRPr="00AD6507">
        <w:rPr>
          <w:rStyle w:val="Strong"/>
          <w:rFonts w:asciiTheme="minorHAnsi" w:eastAsiaTheme="majorEastAsia" w:hAnsiTheme="minorHAnsi" w:cstheme="minorHAnsi"/>
        </w:rPr>
        <w:t>distribution of failed (1) vs OK (0) hard drives across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count~date</w:t>
      </w:r>
      <w:proofErr w:type="spellEnd"/>
      <w:r w:rsidRPr="00AD6507">
        <w:rPr>
          <w:rStyle w:val="HTMLCode"/>
          <w:rFonts w:asciiTheme="minorHAnsi" w:hAnsiTheme="minorHAnsi" w:cstheme="minorHAnsi"/>
        </w:rPr>
        <w:t>, temp, groups=failure, type=</w:t>
      </w:r>
      <w:r w:rsidRPr="00AD6507">
        <w:rPr>
          <w:rStyle w:val="hljs-string"/>
          <w:rFonts w:asciiTheme="minorHAnsi" w:hAnsiTheme="minorHAnsi" w:cstheme="minorHAnsi"/>
        </w:rPr>
        <w:t>"l"</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w:t>
      </w:r>
      <w:r w:rsidRPr="00AD6507">
        <w:rPr>
          <w:rStyle w:val="hljs-literal"/>
          <w:rFonts w:asciiTheme="minorHAnsi" w:hAnsiTheme="minorHAnsi" w:cstheme="minorHAnsi"/>
        </w:rPr>
        <w:t>TRUE</w:t>
      </w:r>
      <w:r w:rsidRPr="00AD6507">
        <w:rPr>
          <w:rStyle w:val="HTMLCode"/>
          <w:rFonts w:asciiTheme="minorHAnsi" w:hAnsiTheme="minorHAnsi" w:cstheme="minorHAnsi"/>
        </w:rPr>
        <w:t>, main=</w:t>
      </w:r>
      <w:r w:rsidRPr="00AD6507">
        <w:rPr>
          <w:rStyle w:val="hljs-string"/>
          <w:rFonts w:asciiTheme="minorHAnsi" w:hAnsiTheme="minorHAnsi" w:cstheme="minorHAnsi"/>
        </w:rPr>
        <w:t>"Distribution of Failed (1) vs OK (0) Hard Drives over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NUmber</w:t>
      </w:r>
      <w:proofErr w:type="spellEnd"/>
      <w:r w:rsidRPr="00AD6507">
        <w:rPr>
          <w:rStyle w:val="hljs-string"/>
          <w:rFonts w:asciiTheme="minorHAnsi" w:hAnsiTheme="minorHAnsi" w:cstheme="minorHAnsi"/>
        </w:rPr>
        <w:t xml:space="preserve"> of Hard Drives"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an expected result. We could probably get rid of some OK Hard Drives that are near the end of the year.</w:t>
      </w:r>
    </w:p>
    <w:p w:rsidR="009766E3" w:rsidRPr="00AD6507" w:rsidRDefault="009766E3" w:rsidP="009766E3">
      <w:pPr>
        <w:pStyle w:val="Heading4"/>
        <w:spacing w:before="150" w:after="150"/>
        <w:rPr>
          <w:rFonts w:asciiTheme="minorHAnsi" w:hAnsiTheme="minorHAnsi" w:cstheme="minorHAnsi"/>
          <w:b w:val="0"/>
          <w:color w:val="auto"/>
          <w:sz w:val="27"/>
          <w:szCs w:val="27"/>
        </w:rPr>
      </w:pPr>
      <w:r w:rsidRPr="00AD6507">
        <w:rPr>
          <w:rFonts w:asciiTheme="minorHAnsi" w:hAnsiTheme="minorHAnsi" w:cstheme="minorHAnsi"/>
          <w:b w:val="0"/>
          <w:bCs/>
          <w:color w:val="auto"/>
          <w:sz w:val="27"/>
          <w:szCs w:val="27"/>
        </w:rPr>
        <w:t>Counts &amp; Dimensions Summary</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AD6507" w:rsidRDefault="009766E3" w:rsidP="009766E3">
      <w:pPr>
        <w:pStyle w:val="Heading3"/>
        <w:spacing w:before="300" w:after="150"/>
        <w:rPr>
          <w:rFonts w:asciiTheme="minorHAnsi" w:hAnsiTheme="minorHAnsi" w:cstheme="minorHAnsi"/>
          <w:b w:val="0"/>
          <w:color w:val="auto"/>
          <w:sz w:val="36"/>
          <w:szCs w:val="36"/>
        </w:rPr>
      </w:pPr>
      <w:r w:rsidRPr="00AD6507">
        <w:rPr>
          <w:rFonts w:asciiTheme="minorHAnsi" w:hAnsiTheme="minorHAnsi" w:cstheme="minorHAnsi"/>
          <w:b w:val="0"/>
          <w:bCs/>
          <w:color w:val="auto"/>
          <w:sz w:val="36"/>
          <w:szCs w:val="36"/>
        </w:rPr>
        <w:lastRenderedPageBreak/>
        <w:t>Deep Dive into SMART Stats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Now that we know what’s in our Descriptors, it’s time to look at the actual predictors (in this case, SMART Stats of hard drives).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1. Summary of SMART Stats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summary(</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6</w:t>
      </w:r>
      <w:r w:rsidRPr="00AD6507">
        <w:rPr>
          <w:rStyle w:val="HTMLCode"/>
          <w:rFonts w:asciiTheme="minorHAnsi" w:hAnsiTheme="minorHAnsi" w:cstheme="minorHAnsi"/>
        </w:rPr>
        <w:t>:ncol(</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
    <w:p w:rsidR="004E0B0D" w:rsidRPr="00AD6507" w:rsidRDefault="004E0B0D"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See </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For the rest of this section, we will look for the amount of missing data, columns with 0 variances, and outliers in columns that remain.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2. How Much Data is Missing?</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colSums</w:t>
      </w:r>
      <w:proofErr w:type="spellEnd"/>
      <w:r w:rsidRPr="00AD6507">
        <w:rPr>
          <w:rStyle w:val="HTMLCode"/>
          <w:rFonts w:asciiTheme="minorHAnsi" w:hAnsiTheme="minorHAnsi" w:cstheme="minorHAnsi"/>
        </w:rPr>
        <w:t>(is.na(</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nrow</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100</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is best answered as such:</w:t>
      </w:r>
    </w:p>
    <w:p w:rsidR="009766E3" w:rsidRPr="00AD6507" w:rsidRDefault="009766E3" w:rsidP="004E0B0D">
      <w:pPr>
        <w:numPr>
          <w:ilvl w:val="0"/>
          <w:numId w:val="10"/>
        </w:numPr>
        <w:spacing w:before="100" w:beforeAutospacing="1" w:after="100" w:afterAutospacing="1" w:line="240" w:lineRule="auto"/>
        <w:rPr>
          <w:rFonts w:cstheme="minorHAnsi"/>
          <w:color w:val="auto"/>
          <w:sz w:val="22"/>
        </w:rPr>
      </w:pPr>
      <w:r w:rsidRPr="00AD6507">
        <w:rPr>
          <w:rFonts w:cstheme="minorHAnsi"/>
          <w:color w:val="auto"/>
          <w:sz w:val="22"/>
        </w:rPr>
        <w:t>How many columns have no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27 (about 25.4716981%)</w:t>
      </w:r>
    </w:p>
    <w:p w:rsidR="009766E3" w:rsidRPr="00AD6507" w:rsidRDefault="009766E3" w:rsidP="004E0B0D">
      <w:pPr>
        <w:numPr>
          <w:ilvl w:val="0"/>
          <w:numId w:val="12"/>
        </w:numPr>
        <w:spacing w:before="100" w:beforeAutospacing="1" w:after="100" w:afterAutospacing="1" w:line="240" w:lineRule="auto"/>
        <w:rPr>
          <w:rFonts w:cstheme="minorHAnsi"/>
          <w:color w:val="auto"/>
          <w:sz w:val="22"/>
        </w:rPr>
      </w:pPr>
      <w:r w:rsidRPr="00AD6507">
        <w:rPr>
          <w:rFonts w:cstheme="minorHAnsi"/>
          <w:color w:val="auto"/>
          <w:sz w:val="22"/>
        </w:rPr>
        <w:t>How many columns have &lt; 50%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48 (about 45.2830189%)</w:t>
      </w:r>
    </w:p>
    <w:p w:rsidR="009766E3" w:rsidRPr="00AD6507" w:rsidRDefault="009766E3" w:rsidP="004E0B0D">
      <w:pPr>
        <w:numPr>
          <w:ilvl w:val="0"/>
          <w:numId w:val="14"/>
        </w:numPr>
        <w:spacing w:before="100" w:beforeAutospacing="1" w:after="100" w:afterAutospacing="1" w:line="240" w:lineRule="auto"/>
        <w:rPr>
          <w:rFonts w:cstheme="minorHAnsi"/>
          <w:color w:val="auto"/>
          <w:sz w:val="22"/>
        </w:rPr>
      </w:pPr>
      <w:r w:rsidRPr="00AD6507">
        <w:rPr>
          <w:rFonts w:cstheme="minorHAnsi"/>
          <w:color w:val="auto"/>
          <w:sz w:val="22"/>
        </w:rPr>
        <w:t>How many columns have &gt; 90% missing data?</w:t>
      </w:r>
    </w:p>
    <w:p w:rsidR="009766E3" w:rsidRPr="00AD6507" w:rsidRDefault="009766E3" w:rsidP="004E0B0D">
      <w:pPr>
        <w:spacing w:before="100" w:beforeAutospacing="1" w:after="100" w:afterAutospacing="1" w:line="240" w:lineRule="auto"/>
        <w:ind w:left="720"/>
        <w:rPr>
          <w:rFonts w:cstheme="minorHAnsi"/>
          <w:b w:val="0"/>
          <w:color w:val="auto"/>
          <w:sz w:val="22"/>
        </w:rPr>
      </w:pPr>
      <w:r w:rsidRPr="00AD6507">
        <w:rPr>
          <w:rFonts w:cstheme="minorHAnsi"/>
          <w:b w:val="0"/>
          <w:color w:val="auto"/>
          <w:sz w:val="22"/>
        </w:rPr>
        <w:t>40 (about 37.7358491%)</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leads us to the next question: </w:t>
      </w:r>
      <w:r w:rsidRPr="00AD6507">
        <w:rPr>
          <w:rStyle w:val="Strong"/>
          <w:rFonts w:asciiTheme="minorHAnsi" w:eastAsiaTheme="majorEastAsia" w:hAnsiTheme="minorHAnsi" w:cstheme="minorHAnsi"/>
        </w:rPr>
        <w:t>Which columns are Missing then?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barchart</w:t>
      </w:r>
      <w:proofErr w:type="spellEnd"/>
      <w:r w:rsidRPr="00AD6507">
        <w:rPr>
          <w:rStyle w:val="HTMLCode"/>
          <w:rFonts w:asciiTheme="minorHAnsi" w:hAnsiTheme="minorHAnsi" w:cstheme="minorHAnsi"/>
        </w:rPr>
        <w:t>(sort(</w:t>
      </w:r>
      <w:proofErr w:type="spellStart"/>
      <w:r w:rsidRPr="00AD6507">
        <w:rPr>
          <w:rStyle w:val="HTMLCode"/>
          <w:rFonts w:asciiTheme="minorHAnsi" w:hAnsiTheme="minorHAnsi" w:cstheme="minorHAnsi"/>
        </w:rPr>
        <w:t>missingHD,decreasing</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 xml:space="preserve"> = </w:t>
      </w:r>
      <w:r w:rsidRPr="00AD6507">
        <w:rPr>
          <w:rStyle w:val="hljs-string"/>
          <w:rFonts w:asciiTheme="minorHAnsi" w:hAnsiTheme="minorHAnsi" w:cstheme="minorHAnsi"/>
        </w:rPr>
        <w:t>"% of missing values"</w:t>
      </w:r>
      <w:r w:rsidRPr="00AD6507">
        <w:rPr>
          <w:rStyle w:val="HTMLCode"/>
          <w:rFonts w:asciiTheme="minorHAnsi" w:hAnsiTheme="minorHAnsi" w:cstheme="minorHAnsi"/>
        </w:rPr>
        <w:t>, main=</w:t>
      </w:r>
      <w:r w:rsidRPr="00AD6507">
        <w:rPr>
          <w:rStyle w:val="hljs-string"/>
          <w:rFonts w:asciiTheme="minorHAnsi" w:hAnsiTheme="minorHAnsi" w:cstheme="minorHAnsi"/>
        </w:rPr>
        <w:t>"Missing Values in Data Columns"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3. Which Columns have only 1 value? Measured by Variance of 0</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 xml:space="preserve"> &lt;- apply(</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 xml:space="preserve">, </w:t>
      </w:r>
      <w:r w:rsidRPr="00AD6507">
        <w:rPr>
          <w:rStyle w:val="hljs-number"/>
          <w:rFonts w:asciiTheme="minorHAnsi" w:hAnsiTheme="minorHAnsi" w:cstheme="minorHAnsi"/>
        </w:rPr>
        <w:t>2</w:t>
      </w:r>
      <w:r w:rsidRPr="00AD6507">
        <w:rPr>
          <w:rStyle w:val="HTMLCode"/>
          <w:rFonts w:asciiTheme="minorHAnsi" w:hAnsiTheme="minorHAnsi" w:cstheme="minorHAnsi"/>
        </w:rPr>
        <w:t>, var,na.rm=</w:t>
      </w:r>
      <w:r w:rsidRPr="00AD6507">
        <w:rPr>
          <w:rStyle w:val="hljs-literal"/>
          <w:rFonts w:asciiTheme="minorHAnsi" w:hAnsiTheme="minorHAnsi" w:cstheme="minorHAnsi"/>
        </w:rPr>
        <w:t>TRUE</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[!is.na(</w:t>
      </w:r>
      <w:proofErr w:type="spellStart"/>
      <w:r w:rsidRPr="00AD6507">
        <w:rPr>
          <w:rStyle w:val="HTMLCode"/>
          <w:rFonts w:asciiTheme="minorHAnsi" w:hAnsiTheme="minorHAnsi" w:cstheme="minorHAnsi"/>
        </w:rPr>
        <w:t>varHD</w:t>
      </w:r>
      <w:proofErr w:type="spellEnd"/>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There are 11 columns with constant values.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Remove these 0 variance columns:</w:t>
      </w:r>
      <w:r w:rsidRPr="00AD6507">
        <w:rPr>
          <w:rFonts w:asciiTheme="minorHAnsi" w:hAnsiTheme="minorHAnsi" w:cstheme="minorHAnsi"/>
        </w:rPr>
        <w:t> </w:t>
      </w:r>
      <w:proofErr w:type="spellStart"/>
      <w:r w:rsidRPr="00AD6507">
        <w:rPr>
          <w:rFonts w:asciiTheme="minorHAnsi" w:hAnsiTheme="minorHAnsi" w:cstheme="minorHAnsi"/>
        </w:rPr>
        <w:t>capacity_bytes</w:t>
      </w:r>
      <w:proofErr w:type="spellEnd"/>
      <w:r w:rsidRPr="00AD6507">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AD6507">
        <w:rPr>
          <w:rFonts w:asciiTheme="minorHAnsi" w:hAnsiTheme="minorHAnsi" w:cstheme="minorHAnsi"/>
        </w:rPr>
        <w:t>LatestRec</w:t>
      </w:r>
      <w:proofErr w:type="spellEnd"/>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Intermission</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comment"/>
          <w:rFonts w:asciiTheme="minorHAnsi" w:eastAsiaTheme="majorEastAsia" w:hAnsiTheme="minorHAnsi" w:cstheme="minorHAnsi"/>
          <w:i/>
          <w:iCs/>
        </w:rPr>
        <w:t># removing columns with &gt; 90% missing values, 0 variance, and -Normalized variables</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t &lt;- </w:t>
      </w:r>
      <w:proofErr w:type="spellStart"/>
      <w:r w:rsidRPr="00AD6507">
        <w:rPr>
          <w:rStyle w:val="HTMLCode"/>
          <w:rFonts w:asciiTheme="minorHAnsi" w:hAnsiTheme="minorHAnsi" w:cstheme="minorHAnsi"/>
        </w:rPr>
        <w:t>hd</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missingHD</w:t>
      </w:r>
      <w:proofErr w:type="spellEnd"/>
      <w:r w:rsidRPr="00AD6507">
        <w:rPr>
          <w:rStyle w:val="HTMLCode"/>
          <w:rFonts w:asciiTheme="minorHAnsi" w:hAnsiTheme="minorHAnsi" w:cstheme="minorHAnsi"/>
        </w:rPr>
        <w:t xml:space="preserve"> &lt;</w:t>
      </w:r>
      <w:r w:rsidRPr="00AD6507">
        <w:rPr>
          <w:rStyle w:val="hljs-number"/>
          <w:rFonts w:asciiTheme="minorHAnsi" w:hAnsiTheme="minorHAnsi" w:cstheme="minorHAnsi"/>
        </w:rPr>
        <w:t>90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t &lt;- t[, -which(names(t) %</w:t>
      </w:r>
      <w:r w:rsidRPr="00AD6507">
        <w:rPr>
          <w:rStyle w:val="hljs-keyword"/>
          <w:rFonts w:asciiTheme="minorHAnsi" w:hAnsiTheme="minorHAnsi" w:cstheme="minorHAnsi"/>
          <w:b/>
          <w:bCs/>
        </w:rPr>
        <w:t>in</w:t>
      </w:r>
      <w:r w:rsidRPr="00AD6507">
        <w:rPr>
          <w:rStyle w:val="HTMLCode"/>
          <w:rFonts w:asciiTheme="minorHAnsi" w:hAnsiTheme="minorHAnsi" w:cstheme="minorHAnsi"/>
        </w:rPr>
        <w:t>% names(</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noVar</w:t>
      </w:r>
      <w:proofErr w:type="spellEnd"/>
      <w:r w:rsidRPr="00AD6507">
        <w:rPr>
          <w:rStyle w:val="HTMLCode"/>
          <w:rFonts w:asciiTheme="minorHAnsi" w:hAnsiTheme="minorHAnsi" w:cstheme="minorHAnsi"/>
        </w:rPr>
        <w:t>==</w:t>
      </w:r>
      <w:r w:rsidRPr="00AD6507">
        <w:rPr>
          <w:rStyle w:val="hljs-number"/>
          <w:rFonts w:asciiTheme="minorHAnsi" w:hAnsiTheme="minorHAnsi" w:cstheme="minorHAnsi"/>
        </w:rPr>
        <w:t>0</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t &lt;- t[, -grep(</w:t>
      </w:r>
      <w:r w:rsidRPr="00AD6507">
        <w:rPr>
          <w:rStyle w:val="hljs-string"/>
          <w:rFonts w:asciiTheme="minorHAnsi" w:hAnsiTheme="minorHAnsi" w:cstheme="minorHAnsi"/>
        </w:rPr>
        <w:t>"normalized$"</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After removal, we are left with 32 columns.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These are the variables that make the cut: date, </w:t>
      </w:r>
      <w:proofErr w:type="spellStart"/>
      <w:r w:rsidRPr="00AD6507">
        <w:rPr>
          <w:rFonts w:asciiTheme="minorHAnsi" w:hAnsiTheme="minorHAnsi" w:cstheme="minorHAnsi"/>
        </w:rPr>
        <w:t>serial_number</w:t>
      </w:r>
      <w:proofErr w:type="spellEnd"/>
      <w:r w:rsidRPr="00AD6507">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AD6507">
        <w:rPr>
          <w:rFonts w:asciiTheme="minorHAnsi" w:hAnsiTheme="minorHAnsi" w:cstheme="minorHAnsi"/>
        </w:rPr>
        <w:lastRenderedPageBreak/>
        <w:t>smart_200_raw, smart_201_raw, smart_220_raw, smart_224_raw, smart_225_raw, smart_226_raw, smart_242_raw, smart_250_raw, smart_251_raw</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4. How Many Outliers Are There In Each Column?</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ljs-keyword"/>
          <w:rFonts w:asciiTheme="minorHAnsi" w:hAnsiTheme="minorHAnsi" w:cstheme="minorHAnsi"/>
          <w:b/>
          <w:bCs/>
        </w:rPr>
        <w:t>for</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 xml:space="preserve"> </w:t>
      </w:r>
      <w:r w:rsidRPr="00AD6507">
        <w:rPr>
          <w:rStyle w:val="hljs-keyword"/>
          <w:rFonts w:asciiTheme="minorHAnsi" w:hAnsiTheme="minorHAnsi" w:cstheme="minorHAnsi"/>
          <w:b/>
          <w:bCs/>
        </w:rPr>
        <w:t>in</w:t>
      </w:r>
      <w:r w:rsidRPr="00AD6507">
        <w:rPr>
          <w:rStyle w:val="HTMLCode"/>
          <w:rFonts w:asciiTheme="minorHAnsi" w:hAnsiTheme="minorHAnsi" w:cstheme="minorHAnsi"/>
        </w:rPr>
        <w:t xml:space="preserve"> </w:t>
      </w:r>
      <w:r w:rsidRPr="00AD6507">
        <w:rPr>
          <w:rStyle w:val="hljs-number"/>
          <w:rFonts w:asciiTheme="minorHAnsi" w:hAnsiTheme="minorHAnsi" w:cstheme="minorHAnsi"/>
        </w:rPr>
        <w:t>5</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t[,</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d1 &lt;- d1[!is.na(d1)]</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n &lt;- </w:t>
      </w:r>
      <w:proofErr w:type="spellStart"/>
      <w:r w:rsidRPr="00AD6507">
        <w:rPr>
          <w:rStyle w:val="HTMLCode"/>
          <w:rFonts w:asciiTheme="minorHAnsi" w:hAnsiTheme="minorHAnsi" w:cstheme="minorHAnsi"/>
        </w:rPr>
        <w:t>colnames</w:t>
      </w:r>
      <w:proofErr w:type="spellEnd"/>
      <w:r w:rsidRPr="00AD6507">
        <w:rPr>
          <w:rStyle w:val="HTMLCode"/>
          <w:rFonts w:asciiTheme="minorHAnsi" w:hAnsiTheme="minorHAnsi" w:cstheme="minorHAnsi"/>
        </w:rPr>
        <w:t>(t)[</w:t>
      </w:r>
      <w:proofErr w:type="spellStart"/>
      <w:r w:rsidRPr="00AD6507">
        <w:rPr>
          <w:rStyle w:val="HTMLCode"/>
          <w:rFonts w:asciiTheme="minorHAnsi" w:hAnsiTheme="minorHAnsi" w:cstheme="minorHAnsi"/>
        </w:rPr>
        <w:t>i</w:t>
      </w:r>
      <w:proofErr w:type="spellEnd"/>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show(</w:t>
      </w:r>
      <w:proofErr w:type="spellStart"/>
      <w:r w:rsidRPr="00AD6507">
        <w:rPr>
          <w:rStyle w:val="HTMLCode"/>
          <w:rFonts w:asciiTheme="minorHAnsi" w:hAnsiTheme="minorHAnsi" w:cstheme="minorHAnsi"/>
        </w:rPr>
        <w:t>bwplot</w:t>
      </w:r>
      <w:proofErr w:type="spellEnd"/>
      <w:r w:rsidRPr="00AD6507">
        <w:rPr>
          <w:rStyle w:val="HTMLCode"/>
          <w:rFonts w:asciiTheme="minorHAnsi" w:hAnsiTheme="minorHAnsi" w:cstheme="minorHAnsi"/>
        </w:rPr>
        <w:t xml:space="preserve">(d1,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"Values"</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w:t>
      </w:r>
      <w:r w:rsidRPr="00AD6507">
        <w:rPr>
          <w:rStyle w:val="HTMLCode"/>
          <w:rFonts w:asciiTheme="minorHAnsi" w:hAnsiTheme="minorHAnsi" w:cstheme="minorHAnsi"/>
        </w:rPr>
        <w:t xml:space="preserve">, main=n)) </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w:t>
      </w:r>
    </w:p>
    <w:p w:rsidR="009766E3" w:rsidRPr="00AD6507" w:rsidRDefault="00F53F5B"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Pr="00AD6507" w:rsidRDefault="00790A27"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 xml:space="preserve">We will investigate further when we build the models. </w:t>
      </w:r>
    </w:p>
    <w:p w:rsidR="00790A27" w:rsidRPr="00AD6507" w:rsidRDefault="00790A27" w:rsidP="009766E3">
      <w:pPr>
        <w:pStyle w:val="NormalWeb"/>
        <w:spacing w:before="0" w:beforeAutospacing="0" w:after="150" w:afterAutospacing="0"/>
        <w:rPr>
          <w:rFonts w:asciiTheme="minorHAnsi" w:hAnsiTheme="minorHAnsi" w:cstheme="minorHAnsi"/>
        </w:rPr>
      </w:pP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Style w:val="Strong"/>
          <w:rFonts w:asciiTheme="minorHAnsi" w:eastAsiaTheme="majorEastAsia" w:hAnsiTheme="minorHAnsi" w:cstheme="minorHAnsi"/>
        </w:rPr>
        <w:t>5. When would Data Go Missing?</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t$naVal</w:t>
      </w:r>
      <w:proofErr w:type="spellEnd"/>
      <w:r w:rsidRPr="00AD6507">
        <w:rPr>
          <w:rStyle w:val="HTMLCode"/>
          <w:rFonts w:asciiTheme="minorHAnsi" w:hAnsiTheme="minorHAnsi" w:cstheme="minorHAnsi"/>
        </w:rPr>
        <w:t xml:space="preserve"> &lt;- </w:t>
      </w:r>
      <w:proofErr w:type="spellStart"/>
      <w:r w:rsidRPr="00AD6507">
        <w:rPr>
          <w:rStyle w:val="HTMLCode"/>
          <w:rFonts w:asciiTheme="minorHAnsi" w:hAnsiTheme="minorHAnsi" w:cstheme="minorHAnsi"/>
        </w:rPr>
        <w:t>rowSums</w:t>
      </w:r>
      <w:proofErr w:type="spellEnd"/>
      <w:r w:rsidRPr="00AD6507">
        <w:rPr>
          <w:rStyle w:val="HTMLCode"/>
          <w:rFonts w:asciiTheme="minorHAnsi" w:hAnsiTheme="minorHAnsi" w:cstheme="minorHAnsi"/>
        </w:rPr>
        <w:t>(is.na(t))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xyplot</w:t>
      </w:r>
      <w:proofErr w:type="spellEnd"/>
      <w:r w:rsidRPr="00AD6507">
        <w:rPr>
          <w:rStyle w:val="HTMLCode"/>
          <w:rFonts w:asciiTheme="minorHAnsi" w:hAnsiTheme="minorHAnsi" w:cstheme="minorHAnsi"/>
        </w:rPr>
        <w:t>(</w:t>
      </w:r>
      <w:proofErr w:type="spellStart"/>
      <w:r w:rsidRPr="00AD6507">
        <w:rPr>
          <w:rStyle w:val="HTMLCode"/>
          <w:rFonts w:asciiTheme="minorHAnsi" w:hAnsiTheme="minorHAnsi" w:cstheme="minorHAnsi"/>
        </w:rPr>
        <w:t>naVal~date</w:t>
      </w:r>
      <w:proofErr w:type="spellEnd"/>
      <w:r w:rsidRPr="00AD6507">
        <w:rPr>
          <w:rStyle w:val="HTMLCode"/>
          <w:rFonts w:asciiTheme="minorHAnsi" w:hAnsiTheme="minorHAnsi" w:cstheme="minorHAnsi"/>
        </w:rPr>
        <w:t>, t, type=</w:t>
      </w:r>
      <w:r w:rsidRPr="00AD6507">
        <w:rPr>
          <w:rStyle w:val="hljs-string"/>
          <w:rFonts w:asciiTheme="minorHAnsi" w:hAnsiTheme="minorHAnsi" w:cstheme="minorHAnsi"/>
        </w:rPr>
        <w:t>"l"</w:t>
      </w:r>
      <w:r w:rsidRPr="00AD6507">
        <w:rPr>
          <w:rStyle w:val="HTMLCode"/>
          <w:rFonts w:asciiTheme="minorHAnsi" w:hAnsiTheme="minorHAnsi" w:cstheme="minorHAnsi"/>
        </w:rPr>
        <w:t>, main=</w:t>
      </w:r>
      <w:r w:rsidRPr="00AD6507">
        <w:rPr>
          <w:rStyle w:val="hljs-string"/>
          <w:rFonts w:asciiTheme="minorHAnsi" w:hAnsiTheme="minorHAnsi" w:cstheme="minorHAnsi"/>
        </w:rPr>
        <w:t>"Volume of NAs across Time"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auto.key</w:t>
      </w:r>
      <w:proofErr w:type="spellEnd"/>
      <w:r w:rsidRPr="00AD6507">
        <w:rPr>
          <w:rStyle w:val="HTMLCode"/>
          <w:rFonts w:asciiTheme="minorHAnsi" w:hAnsiTheme="minorHAnsi" w:cstheme="minorHAnsi"/>
        </w:rPr>
        <w:t xml:space="preserve"> = </w:t>
      </w:r>
      <w:r w:rsidRPr="00AD6507">
        <w:rPr>
          <w:rStyle w:val="hljs-literal"/>
          <w:rFonts w:asciiTheme="minorHAnsi" w:hAnsiTheme="minorHAnsi" w:cstheme="minorHAnsi"/>
        </w:rPr>
        <w:t>TRUE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xlab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"Date"</w:t>
      </w:r>
      <w:r w:rsidRPr="00AD6507">
        <w:rPr>
          <w:rStyle w:val="HTMLCode"/>
          <w:rFonts w:asciiTheme="minorHAnsi" w:hAnsiTheme="minorHAnsi" w:cstheme="minorHAnsi"/>
        </w:rPr>
        <w:t xml:space="preserve">, </w:t>
      </w:r>
      <w:proofErr w:type="spellStart"/>
      <w:r w:rsidRPr="00AD6507">
        <w:rPr>
          <w:rStyle w:val="HTMLCode"/>
          <w:rFonts w:asciiTheme="minorHAnsi" w:hAnsiTheme="minorHAnsi" w:cstheme="minorHAnsi"/>
        </w:rPr>
        <w:t>ylab</w:t>
      </w:r>
      <w:proofErr w:type="spellEnd"/>
      <w:r w:rsidRPr="00AD6507">
        <w:rPr>
          <w:rStyle w:val="HTMLCode"/>
          <w:rFonts w:asciiTheme="minorHAnsi" w:hAnsiTheme="minorHAnsi" w:cstheme="minorHAnsi"/>
        </w:rPr>
        <w:t>=</w:t>
      </w:r>
      <w:r w:rsidRPr="00AD6507">
        <w:rPr>
          <w:rStyle w:val="hljs-string"/>
          <w:rFonts w:asciiTheme="minorHAnsi" w:hAnsiTheme="minorHAnsi" w:cstheme="minorHAnsi"/>
        </w:rPr>
        <w:t>"Count of columns with NA values"</w:t>
      </w:r>
      <w:r w:rsidRPr="00AD6507">
        <w:rPr>
          <w:rStyle w:val="HTMLCode"/>
          <w:rFonts w:asciiTheme="minorHAnsi" w:hAnsiTheme="minorHAnsi" w:cstheme="minorHAnsi"/>
        </w:rPr>
        <w:t>)</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eastAsiaTheme="minorEastAsia" w:hAnsiTheme="minorHAnsi" w:cstheme="minorHAnsi"/>
          <w:b/>
          <w:noProof/>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chart shows that more columns are missing between Jan to Apr. Fewer during Apr to Oct (Q2 &amp; Q3).</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lastRenderedPageBreak/>
        <w:t>We would consider </w:t>
      </w:r>
      <w:r w:rsidRPr="00AD6507">
        <w:rPr>
          <w:rStyle w:val="Strong"/>
          <w:rFonts w:asciiTheme="minorHAnsi" w:eastAsiaTheme="majorEastAsia" w:hAnsiTheme="minorHAnsi" w:cstheme="minorHAnsi"/>
        </w:rPr>
        <w:t>using just the Apr to Oct duration for our prediction models, and filling in the missing values using a replacement technique</w:t>
      </w:r>
      <w:r w:rsidRPr="00AD6507">
        <w:rPr>
          <w:rFonts w:asciiTheme="minorHAnsi" w:hAnsiTheme="minorHAnsi" w:cstheme="minorHAnsi"/>
        </w:rPr>
        <w:t>.</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3. Correlations between features</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This correlation was conducted using “</w:t>
      </w:r>
      <w:proofErr w:type="spellStart"/>
      <w:r w:rsidRPr="00AD6507">
        <w:rPr>
          <w:rFonts w:asciiTheme="minorHAnsi" w:hAnsiTheme="minorHAnsi" w:cstheme="minorHAnsi"/>
        </w:rPr>
        <w:t>pairwise.complete.obs</w:t>
      </w:r>
      <w:proofErr w:type="spellEnd"/>
      <w:r w:rsidRPr="00AD6507">
        <w:rPr>
          <w:rFonts w:asciiTheme="minorHAnsi" w:hAnsiTheme="minorHAnsi" w:cstheme="minorHAnsi"/>
        </w:rPr>
        <w:t>”; otherwise the NAs would simply render the correlations moot.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w:t>
      </w:r>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w:t>
      </w:r>
      <w:r w:rsidR="00B24897" w:rsidRPr="00AD6507">
        <w:rPr>
          <w:rStyle w:val="hljs-string"/>
          <w:rFonts w:asciiTheme="minorHAnsi" w:hAnsiTheme="minorHAnsi" w:cstheme="minorHAnsi"/>
        </w:rPr>
        <w:t>, method=”</w:t>
      </w:r>
      <w:proofErr w:type="spellStart"/>
      <w:r w:rsidR="00B24897" w:rsidRPr="00AD6507">
        <w:rPr>
          <w:rStyle w:val="hljs-string"/>
          <w:rFonts w:asciiTheme="minorHAnsi" w:hAnsiTheme="minorHAnsi" w:cstheme="minorHAnsi"/>
        </w:rPr>
        <w:t>pearson</w:t>
      </w:r>
      <w:proofErr w:type="spellEnd"/>
      <w:r w:rsidR="00B24897" w:rsidRPr="00AD6507">
        <w:rPr>
          <w:rStyle w:val="hljs-string"/>
          <w:rFonts w:asciiTheme="minorHAnsi" w:hAnsiTheme="minorHAnsi" w:cstheme="minorHAnsi"/>
        </w:rPr>
        <w:t>”</w:t>
      </w:r>
      <w:r w:rsidRPr="00AD6507">
        <w:rPr>
          <w:rStyle w:val="HTMLCode"/>
          <w:rFonts w:asciiTheme="minorHAnsi" w:hAnsiTheme="minorHAnsi" w:cstheme="minorHAnsi"/>
        </w:rPr>
        <w:t>)</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rPr>
      </w:pPr>
      <w:r w:rsidRPr="00AD6507">
        <w:rPr>
          <w:rStyle w:val="HTMLCode"/>
          <w:rFonts w:asciiTheme="minorHAnsi" w:hAnsiTheme="minorHAnsi" w:cstheme="minorHAnsi"/>
        </w:rPr>
        <w:t xml:space="preserve">## Warning in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(t[6:32], use = "</w:t>
      </w:r>
      <w:proofErr w:type="spellStart"/>
      <w:r w:rsidRPr="00AD6507">
        <w:rPr>
          <w:rStyle w:val="HTMLCode"/>
          <w:rFonts w:asciiTheme="minorHAnsi" w:hAnsiTheme="minorHAnsi" w:cstheme="minorHAnsi"/>
        </w:rPr>
        <w:t>pairwise.complete.obs</w:t>
      </w:r>
      <w:proofErr w:type="spellEnd"/>
      <w:r w:rsidRPr="00AD6507">
        <w:rPr>
          <w:rStyle w:val="HTMLCode"/>
          <w:rFonts w:asciiTheme="minorHAnsi" w:hAnsiTheme="minorHAnsi" w:cstheme="minorHAnsi"/>
        </w:rPr>
        <w:t>"): the standard</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rPr>
      </w:pPr>
      <w:r w:rsidRPr="00AD6507">
        <w:rPr>
          <w:rStyle w:val="HTMLCode"/>
          <w:rFonts w:asciiTheme="minorHAnsi" w:hAnsiTheme="minorHAnsi" w:cstheme="minorHAnsi"/>
        </w:rPr>
        <w:t>## deviation is zero</w:t>
      </w:r>
    </w:p>
    <w:p w:rsidR="009766E3" w:rsidRPr="00AD6507"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rPr>
      </w:pPr>
      <w:proofErr w:type="spell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p w:rsidR="00B24897" w:rsidRPr="00AD6507"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r w:rsidRPr="00AD6507">
        <w:rPr>
          <w:rStyle w:val="HTMLCode"/>
          <w:rFonts w:asciiTheme="minorHAnsi" w:hAnsiTheme="minorHAnsi" w:cstheme="minorHAnsi"/>
        </w:rPr>
        <w:t xml:space="preserve">a &lt;- </w:t>
      </w:r>
      <w:proofErr w:type="spellStart"/>
      <w:r w:rsidRPr="00AD6507">
        <w:rPr>
          <w:rStyle w:val="HTMLCode"/>
          <w:rFonts w:asciiTheme="minorHAnsi" w:hAnsiTheme="minorHAnsi" w:cstheme="minorHAnsi"/>
        </w:rPr>
        <w:t>cor</w:t>
      </w:r>
      <w:proofErr w:type="spellEnd"/>
      <w:r w:rsidRPr="00AD6507">
        <w:rPr>
          <w:rStyle w:val="HTMLCode"/>
          <w:rFonts w:asciiTheme="minorHAnsi" w:hAnsiTheme="minorHAnsi" w:cstheme="minorHAnsi"/>
        </w:rPr>
        <w:t>(t[</w:t>
      </w:r>
      <w:r w:rsidRPr="00AD6507">
        <w:rPr>
          <w:rStyle w:val="hljs-number"/>
          <w:rFonts w:asciiTheme="minorHAnsi" w:hAnsiTheme="minorHAnsi" w:cstheme="minorHAnsi"/>
        </w:rPr>
        <w:t>6</w:t>
      </w:r>
      <w:r w:rsidRPr="00AD6507">
        <w:rPr>
          <w:rStyle w:val="HTMLCode"/>
          <w:rFonts w:asciiTheme="minorHAnsi" w:hAnsiTheme="minorHAnsi" w:cstheme="minorHAnsi"/>
        </w:rPr>
        <w:t>:</w:t>
      </w:r>
      <w:r w:rsidRPr="00AD6507">
        <w:rPr>
          <w:rStyle w:val="hljs-number"/>
          <w:rFonts w:asciiTheme="minorHAnsi" w:hAnsiTheme="minorHAnsi" w:cstheme="minorHAnsi"/>
        </w:rPr>
        <w:t>32</w:t>
      </w:r>
      <w:r w:rsidRPr="00AD6507">
        <w:rPr>
          <w:rStyle w:val="HTMLCode"/>
          <w:rFonts w:asciiTheme="minorHAnsi" w:hAnsiTheme="minorHAnsi" w:cstheme="minorHAnsi"/>
        </w:rPr>
        <w:t xml:space="preserve">], use = </w:t>
      </w:r>
      <w:r w:rsidRPr="00AD6507">
        <w:rPr>
          <w:rStyle w:val="hljs-string"/>
          <w:rFonts w:asciiTheme="minorHAnsi" w:hAnsiTheme="minorHAnsi" w:cstheme="minorHAnsi"/>
        </w:rPr>
        <w:t>"</w:t>
      </w:r>
      <w:proofErr w:type="spellStart"/>
      <w:r w:rsidRPr="00AD6507">
        <w:rPr>
          <w:rStyle w:val="hljs-string"/>
          <w:rFonts w:asciiTheme="minorHAnsi" w:hAnsiTheme="minorHAnsi" w:cstheme="minorHAnsi"/>
        </w:rPr>
        <w:t>pairwise.complete.obs</w:t>
      </w:r>
      <w:proofErr w:type="spellEnd"/>
      <w:r w:rsidRPr="00AD6507">
        <w:rPr>
          <w:rStyle w:val="hljs-string"/>
          <w:rFonts w:asciiTheme="minorHAnsi" w:hAnsiTheme="minorHAnsi" w:cstheme="minorHAnsi"/>
        </w:rPr>
        <w:t>", method=”spearman”</w:t>
      </w:r>
      <w:r w:rsidRPr="00AD6507">
        <w:rPr>
          <w:rStyle w:val="HTMLCode"/>
          <w:rFonts w:asciiTheme="minorHAnsi" w:hAnsiTheme="minorHAnsi" w:cstheme="minorHAnsi"/>
        </w:rPr>
        <w:t>)</w:t>
      </w:r>
    </w:p>
    <w:p w:rsidR="0018410F" w:rsidRPr="00AD6507"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rPr>
      </w:pPr>
      <w:proofErr w:type="spellStart"/>
      <w:r w:rsidRPr="00AD6507">
        <w:rPr>
          <w:rStyle w:val="HTMLCode"/>
          <w:rFonts w:asciiTheme="minorHAnsi" w:hAnsiTheme="minorHAnsi" w:cstheme="minorHAnsi"/>
        </w:rPr>
        <w:t>corrplot</w:t>
      </w:r>
      <w:proofErr w:type="spellEnd"/>
      <w:r w:rsidRPr="00AD6507">
        <w:rPr>
          <w:rStyle w:val="HTMLCode"/>
          <w:rFonts w:asciiTheme="minorHAnsi" w:hAnsiTheme="minorHAnsi" w:cstheme="minorHAnsi"/>
        </w:rPr>
        <w:t>(a, method=</w:t>
      </w:r>
      <w:r w:rsidRPr="00AD6507">
        <w:rPr>
          <w:rStyle w:val="hljs-string"/>
          <w:rFonts w:asciiTheme="minorHAnsi" w:hAnsiTheme="minorHAnsi" w:cstheme="minorHAnsi"/>
        </w:rPr>
        <w:t>"square"</w:t>
      </w:r>
      <w:r w:rsidRPr="00AD6507">
        <w:rPr>
          <w:rStyle w:val="HTMLCode"/>
          <w:rFonts w:asciiTheme="minorHAnsi" w:hAnsiTheme="minorHAnsi" w:cstheme="minorHAnsi"/>
        </w:rPr>
        <w:t>)</w:t>
      </w:r>
    </w:p>
    <w:tbl>
      <w:tblPr>
        <w:tblStyle w:val="TableGrid"/>
        <w:tblW w:w="0" w:type="auto"/>
        <w:tblLook w:val="04A0" w:firstRow="1" w:lastRow="0" w:firstColumn="1" w:lastColumn="0" w:noHBand="0" w:noVBand="1"/>
      </w:tblPr>
      <w:tblGrid>
        <w:gridCol w:w="4951"/>
        <w:gridCol w:w="4975"/>
      </w:tblGrid>
      <w:tr w:rsidR="00AD6507" w:rsidRPr="00AD6507" w:rsidTr="0018410F">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eastAsiaTheme="minorEastAsia" w:hAnsiTheme="minorHAnsi" w:cstheme="minorHAnsi"/>
                <w:b/>
                <w:noProof/>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Pearson</w:t>
            </w:r>
          </w:p>
        </w:tc>
        <w:tc>
          <w:tcPr>
            <w:tcW w:w="4963" w:type="dxa"/>
          </w:tcPr>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Pr="00AD6507" w:rsidRDefault="0018410F" w:rsidP="0018410F">
            <w:pPr>
              <w:pStyle w:val="NormalWeb"/>
              <w:spacing w:before="0" w:beforeAutospacing="0" w:after="150" w:afterAutospacing="0" w:line="167" w:lineRule="atLeast"/>
              <w:jc w:val="center"/>
              <w:rPr>
                <w:rFonts w:ascii="Helvetica" w:hAnsi="Helvetica" w:cs="Helvetica"/>
                <w:sz w:val="21"/>
                <w:szCs w:val="21"/>
              </w:rPr>
            </w:pPr>
            <w:r w:rsidRPr="00AD6507">
              <w:rPr>
                <w:rFonts w:ascii="Helvetica" w:hAnsi="Helvetica" w:cs="Helvetica"/>
                <w:sz w:val="21"/>
                <w:szCs w:val="21"/>
              </w:rPr>
              <w:t>Spearman</w:t>
            </w:r>
          </w:p>
        </w:tc>
      </w:tr>
    </w:tbl>
    <w:p w:rsidR="009766E3" w:rsidRPr="00AD6507" w:rsidRDefault="009766E3" w:rsidP="009766E3">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The plot shows high correlations between:</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smart_4_raw | </w:t>
      </w:r>
      <w:r w:rsidRPr="00AD6507">
        <w:rPr>
          <w:rFonts w:cstheme="minorHAnsi"/>
          <w:b w:val="0"/>
          <w:strike/>
          <w:color w:val="auto"/>
          <w:sz w:val="22"/>
        </w:rPr>
        <w:t>smart_194_raw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lastRenderedPageBreak/>
        <w:t xml:space="preserve">smart_9_raw | </w:t>
      </w:r>
      <w:r w:rsidRPr="00AD6507">
        <w:rPr>
          <w:rFonts w:cstheme="minorHAnsi"/>
          <w:b w:val="0"/>
          <w:strike/>
          <w:color w:val="auto"/>
          <w:sz w:val="22"/>
        </w:rPr>
        <w:t>smart_250_raw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smart_9_raw | </w:t>
      </w:r>
      <w:r w:rsidRPr="00AD6507">
        <w:rPr>
          <w:rFonts w:cstheme="minorHAnsi"/>
          <w:b w:val="0"/>
          <w:strike/>
          <w:color w:val="auto"/>
          <w:sz w:val="22"/>
        </w:rPr>
        <w:t>smart_251_raw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smart_192_raw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smart_193_raw | smart_242_raw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smart_195_raw | </w:t>
      </w:r>
      <w:r w:rsidRPr="00AD6507">
        <w:rPr>
          <w:rFonts w:cstheme="minorHAnsi"/>
          <w:b w:val="0"/>
          <w:strike/>
          <w:color w:val="auto"/>
          <w:sz w:val="22"/>
        </w:rPr>
        <w:t>smart_196_raw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smart_197_raw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smart_199_raw | </w:t>
      </w:r>
      <w:r w:rsidRPr="00AD6507">
        <w:rPr>
          <w:rFonts w:cstheme="minorHAnsi"/>
          <w:b w:val="0"/>
          <w:strike/>
          <w:color w:val="auto"/>
          <w:sz w:val="22"/>
        </w:rPr>
        <w:t>smart_200_raw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smart_198_raw | </w:t>
      </w:r>
      <w:r w:rsidRPr="00AD6507">
        <w:rPr>
          <w:rFonts w:cstheme="minorHAnsi"/>
          <w:b w:val="0"/>
          <w:strike/>
          <w:color w:val="auto"/>
          <w:sz w:val="22"/>
        </w:rPr>
        <w:t>smart_220_raw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smart_224_raw | </w:t>
      </w:r>
      <w:r w:rsidRPr="00AD6507">
        <w:rPr>
          <w:rFonts w:cstheme="minorHAnsi"/>
          <w:b w:val="0"/>
          <w:strike/>
          <w:color w:val="auto"/>
          <w:sz w:val="22"/>
        </w:rPr>
        <w:t>smart_225_raw</w:t>
      </w:r>
    </w:p>
    <w:p w:rsidR="00F87217" w:rsidRPr="00AD6507" w:rsidRDefault="00F87217" w:rsidP="00F87217">
      <w:pPr>
        <w:numPr>
          <w:ilvl w:val="0"/>
          <w:numId w:val="16"/>
        </w:numPr>
        <w:spacing w:before="100" w:beforeAutospacing="1" w:after="100" w:afterAutospacing="1" w:line="240" w:lineRule="auto"/>
        <w:rPr>
          <w:rFonts w:cstheme="minorHAnsi"/>
          <w:b w:val="0"/>
          <w:color w:val="auto"/>
          <w:sz w:val="22"/>
        </w:rPr>
      </w:pPr>
      <w:r w:rsidRPr="00AD6507">
        <w:rPr>
          <w:rFonts w:cstheme="minorHAnsi"/>
          <w:b w:val="0"/>
          <w:color w:val="auto"/>
          <w:sz w:val="22"/>
        </w:rPr>
        <w:t xml:space="preserve">smart_242_raw | </w:t>
      </w:r>
      <w:r w:rsidRPr="00AD6507">
        <w:rPr>
          <w:rFonts w:cstheme="minorHAnsi"/>
          <w:b w:val="0"/>
          <w:strike/>
          <w:color w:val="auto"/>
          <w:sz w:val="22"/>
        </w:rPr>
        <w:t>smart_250_raw</w:t>
      </w:r>
    </w:p>
    <w:p w:rsidR="00F87217" w:rsidRPr="00AD6507" w:rsidRDefault="00F87217" w:rsidP="00F87217">
      <w:pPr>
        <w:pStyle w:val="NormalWeb"/>
        <w:spacing w:before="0" w:beforeAutospacing="0" w:after="150" w:afterAutospacing="0"/>
        <w:rPr>
          <w:rFonts w:asciiTheme="minorHAnsi" w:hAnsiTheme="minorHAnsi" w:cstheme="minorHAnsi"/>
        </w:rPr>
      </w:pPr>
      <w:r w:rsidRPr="00AD6507">
        <w:rPr>
          <w:rFonts w:asciiTheme="minorHAnsi" w:hAnsiTheme="minorHAnsi" w:cstheme="minorHAnsi"/>
        </w:rPr>
        <w:t>Crossed out variables (e.g.</w:t>
      </w:r>
      <w:r w:rsidRPr="00AD6507">
        <w:rPr>
          <w:rFonts w:asciiTheme="minorHAnsi" w:hAnsiTheme="minorHAnsi" w:cstheme="minorHAnsi"/>
          <w:strike/>
          <w:sz w:val="22"/>
        </w:rPr>
        <w:t xml:space="preserve"> smart_225_raw)</w:t>
      </w:r>
      <w:r w:rsidRPr="00AD6507">
        <w:rPr>
          <w:rFonts w:asciiTheme="minorHAnsi" w:hAnsiTheme="minorHAnsi" w:cstheme="minorHAnsi"/>
        </w:rPr>
        <w:t xml:space="preserve"> should be dropped from the dataset. In addition, we will keep the following variables: smart_4_raw; smart_9_raw; smart_193_raw; smart_195_raw; smart_198_raw; smart_199_raw; smart_198_raw; smart_224_raw; smart_242_raw. </w:t>
      </w:r>
    </w:p>
    <w:p w:rsidR="009766E3" w:rsidRPr="00AD6507" w:rsidRDefault="009766E3" w:rsidP="009766E3">
      <w:pPr>
        <w:pStyle w:val="Heading2"/>
        <w:spacing w:before="300" w:after="150"/>
        <w:rPr>
          <w:rFonts w:cstheme="minorHAnsi"/>
          <w:color w:val="auto"/>
          <w:sz w:val="45"/>
          <w:szCs w:val="45"/>
        </w:rPr>
      </w:pPr>
      <w:r w:rsidRPr="00AD6507">
        <w:rPr>
          <w:rFonts w:cstheme="minorHAnsi"/>
          <w:b/>
          <w:bCs/>
          <w:color w:val="auto"/>
          <w:sz w:val="45"/>
          <w:szCs w:val="45"/>
        </w:rPr>
        <w:t>Next Steps</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Remove columns with &gt; 90% missing values, </w:t>
      </w:r>
      <w:proofErr w:type="spellStart"/>
      <w:r w:rsidRPr="00AD6507">
        <w:rPr>
          <w:b w:val="0"/>
          <w:color w:val="auto"/>
          <w:sz w:val="24"/>
        </w:rPr>
        <w:t>normalised</w:t>
      </w:r>
      <w:proofErr w:type="spellEnd"/>
      <w:r w:rsidRPr="00AD6507">
        <w:rPr>
          <w:b w:val="0"/>
          <w:color w:val="auto"/>
          <w:sz w:val="24"/>
        </w:rPr>
        <w:t xml:space="preserve"> columns, and columns with 0 variances</w:t>
      </w:r>
    </w:p>
    <w:p w:rsidR="009766E3" w:rsidRPr="00AD6507" w:rsidRDefault="009766E3" w:rsidP="00877123">
      <w:pPr>
        <w:pStyle w:val="ListParagraph"/>
        <w:numPr>
          <w:ilvl w:val="0"/>
          <w:numId w:val="18"/>
        </w:numPr>
        <w:rPr>
          <w:b w:val="0"/>
          <w:color w:val="auto"/>
          <w:sz w:val="24"/>
        </w:rPr>
      </w:pPr>
      <w:r w:rsidRPr="00AD6507">
        <w:rPr>
          <w:b w:val="0"/>
          <w:color w:val="auto"/>
          <w:sz w:val="24"/>
        </w:rPr>
        <w:t>Remove columns based on high correlation findings</w:t>
      </w:r>
    </w:p>
    <w:p w:rsidR="009766E3" w:rsidRPr="00AD6507" w:rsidRDefault="009766E3" w:rsidP="00877123">
      <w:pPr>
        <w:pStyle w:val="ListParagraph"/>
        <w:numPr>
          <w:ilvl w:val="0"/>
          <w:numId w:val="18"/>
        </w:numPr>
        <w:rPr>
          <w:b w:val="0"/>
          <w:color w:val="auto"/>
          <w:sz w:val="24"/>
        </w:rPr>
      </w:pPr>
      <w:r w:rsidRPr="00AD6507">
        <w:rPr>
          <w:b w:val="0"/>
          <w:color w:val="auto"/>
          <w:sz w:val="24"/>
        </w:rPr>
        <w:t>Select sub-section of observations that have the most data available</w:t>
      </w:r>
    </w:p>
    <w:p w:rsidR="009766E3" w:rsidRPr="00AD6507" w:rsidRDefault="009766E3" w:rsidP="00877123">
      <w:pPr>
        <w:pStyle w:val="ListParagraph"/>
        <w:numPr>
          <w:ilvl w:val="0"/>
          <w:numId w:val="18"/>
        </w:numPr>
        <w:rPr>
          <w:b w:val="0"/>
          <w:color w:val="auto"/>
          <w:sz w:val="24"/>
        </w:rPr>
      </w:pPr>
      <w:r w:rsidRPr="00AD6507">
        <w:rPr>
          <w:b w:val="0"/>
          <w:color w:val="auto"/>
          <w:sz w:val="24"/>
        </w:rPr>
        <w:t xml:space="preserve">Fill in in missing values using averages </w:t>
      </w:r>
      <w:proofErr w:type="spellStart"/>
      <w:r w:rsidRPr="00AD6507">
        <w:rPr>
          <w:b w:val="0"/>
          <w:color w:val="auto"/>
          <w:sz w:val="24"/>
        </w:rPr>
        <w:t>src</w:t>
      </w:r>
      <w:proofErr w:type="spellEnd"/>
      <w:r w:rsidRPr="00AD6507">
        <w:rPr>
          <w:b w:val="0"/>
          <w:color w:val="auto"/>
          <w:sz w:val="24"/>
        </w:rPr>
        <w:t>: </w:t>
      </w:r>
      <w:hyperlink r:id="rId28" w:history="1">
        <w:r w:rsidRPr="00AD6507">
          <w:rPr>
            <w:rStyle w:val="Hyperlink"/>
            <w:b w:val="0"/>
            <w:color w:val="auto"/>
            <w:sz w:val="24"/>
            <w:u w:val="none"/>
          </w:rPr>
          <w:t>Towards Data Science</w:t>
        </w:r>
      </w:hyperlink>
      <w:r w:rsidRPr="00AD6507">
        <w:rPr>
          <w:b w:val="0"/>
          <w:color w:val="auto"/>
          <w:sz w:val="24"/>
        </w:rPr>
        <w:t>)</w:t>
      </w:r>
    </w:p>
    <w:p w:rsidR="00FB31DA" w:rsidRPr="00AD6507" w:rsidRDefault="00FB31DA" w:rsidP="00FB31DA">
      <w:pPr>
        <w:rPr>
          <w:rFonts w:cstheme="minorHAnsi"/>
          <w:color w:val="auto"/>
        </w:rPr>
      </w:pPr>
    </w:p>
    <w:p w:rsidR="0087605E" w:rsidRPr="00AD6507" w:rsidRDefault="0087605E"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D562B6"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A93AB3">
        <w:trPr>
          <w:trHeight w:val="3546"/>
        </w:trPr>
        <w:tc>
          <w:tcPr>
            <w:tcW w:w="9999" w:type="dxa"/>
          </w:tcPr>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02 - collected.xlsx</w:t>
            </w:r>
          </w:p>
          <w:p w:rsidR="00EA0A99" w:rsidRPr="00AD6507" w:rsidRDefault="00EA0A99" w:rsidP="00EA0A99">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02 - </w:t>
            </w:r>
            <w:proofErr w:type="spellStart"/>
            <w:r w:rsidRPr="00AD6507">
              <w:rPr>
                <w:rFonts w:asciiTheme="minorHAnsi" w:hAnsiTheme="minorHAnsi" w:cstheme="minorHAnsi"/>
              </w:rPr>
              <w:t>Imputation.R</w:t>
            </w:r>
            <w:proofErr w:type="spellEnd"/>
          </w:p>
          <w:sdt>
            <w:sdtPr>
              <w:rPr>
                <w:rFonts w:cstheme="minorHAnsi"/>
                <w:color w:val="auto"/>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AD6507" w:rsidRDefault="00FB31DA" w:rsidP="00A93AB3">
                <w:pPr>
                  <w:pStyle w:val="Heading2"/>
                  <w:rPr>
                    <w:rFonts w:cstheme="minorHAnsi"/>
                    <w:color w:val="auto"/>
                  </w:rPr>
                </w:pPr>
                <w:r w:rsidRPr="00AD6507">
                  <w:rPr>
                    <w:rFonts w:cstheme="minorHAnsi"/>
                    <w:color w:val="auto"/>
                  </w:rPr>
                  <w:t>Subtitle Text Here</w:t>
                </w:r>
              </w:p>
            </w:sdtContent>
          </w:sdt>
          <w:p w:rsidR="00FB31DA" w:rsidRPr="00AD6507" w:rsidRDefault="00FB31DA" w:rsidP="00A93AB3">
            <w:pPr>
              <w:rPr>
                <w:rFonts w:cstheme="minorHAnsi"/>
                <w:color w:val="auto"/>
              </w:rPr>
            </w:pPr>
          </w:p>
          <w:sdt>
            <w:sdtPr>
              <w:rPr>
                <w:rFonts w:cstheme="minorHAnsi"/>
                <w:color w:val="auto"/>
              </w:rPr>
              <w:id w:val="-749271167"/>
              <w:placeholder>
                <w:docPart w:val="40C36600FE7544F5A07524F3FDC4A94F"/>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rPr>
                <w:rFonts w:cstheme="minorHAnsi"/>
                <w:color w:val="auto"/>
              </w:rPr>
            </w:pPr>
          </w:p>
          <w:sdt>
            <w:sdtPr>
              <w:rPr>
                <w:rFonts w:cstheme="minorHAnsi"/>
                <w:color w:val="auto"/>
              </w:rPr>
              <w:id w:val="573178003"/>
              <w:placeholder>
                <w:docPart w:val="2136E9F473004BC59B2CEBE010F0935C"/>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tc>
      </w:tr>
      <w:tr w:rsidR="00AD6507" w:rsidRPr="00AD6507" w:rsidTr="00A93AB3">
        <w:trPr>
          <w:trHeight w:val="1899"/>
        </w:trPr>
        <w:tc>
          <w:tcPr>
            <w:tcW w:w="9999" w:type="dxa"/>
            <w:shd w:val="clear" w:color="auto" w:fill="F2F2F2" w:themeFill="background1" w:themeFillShade="F2"/>
            <w:vAlign w:val="center"/>
          </w:tcPr>
          <w:p w:rsidR="00FB31DA" w:rsidRPr="00AD6507" w:rsidRDefault="00FB31DA" w:rsidP="00A93AB3">
            <w:pPr>
              <w:pStyle w:val="EmphasisText"/>
              <w:jc w:val="center"/>
              <w:rPr>
                <w:rFonts w:cstheme="minorHAnsi"/>
                <w:color w:val="auto"/>
              </w:rPr>
            </w:pPr>
            <w:r w:rsidRPr="00AD6507">
              <w:rPr>
                <w:rFonts w:cstheme="minorHAnsi"/>
                <w:noProof/>
                <w:color w:val="auto"/>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AD6507" w:rsidTr="00A93AB3">
        <w:trPr>
          <w:trHeight w:val="5931"/>
        </w:trPr>
        <w:tc>
          <w:tcPr>
            <w:tcW w:w="9999" w:type="dxa"/>
          </w:tcPr>
          <w:p w:rsidR="00FB31DA" w:rsidRPr="00AD6507" w:rsidRDefault="00FB31DA" w:rsidP="00A93AB3">
            <w:pPr>
              <w:pStyle w:val="EmphasisText"/>
              <w:rPr>
                <w:rFonts w:cstheme="minorHAnsi"/>
                <w:i/>
                <w:color w:val="auto"/>
                <w:sz w:val="36"/>
              </w:rPr>
            </w:pPr>
          </w:p>
          <w:sdt>
            <w:sdtPr>
              <w:rPr>
                <w:rFonts w:cstheme="minorHAnsi"/>
                <w:color w:val="auto"/>
              </w:rPr>
              <w:id w:val="1204367770"/>
              <w:placeholder>
                <w:docPart w:val="890AA07674294A33885351C45830554B"/>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To get started right away, just tap any placeholder text (such as this) and start typing to replace it with your own.</w:t>
                </w:r>
              </w:p>
            </w:sdtContent>
          </w:sdt>
          <w:p w:rsidR="00FB31DA" w:rsidRPr="00AD6507" w:rsidRDefault="00FB31DA" w:rsidP="00A93AB3">
            <w:pPr>
              <w:pStyle w:val="Content"/>
              <w:rPr>
                <w:rFonts w:cstheme="minorHAnsi"/>
                <w:color w:val="auto"/>
              </w:rPr>
            </w:pPr>
          </w:p>
          <w:sdt>
            <w:sdtPr>
              <w:rPr>
                <w:rFonts w:cstheme="minorHAnsi"/>
                <w:color w:val="auto"/>
              </w:rPr>
              <w:id w:val="1107226602"/>
              <w:placeholder>
                <w:docPart w:val="39F9556C8B3143029BF80E20501BFC9D"/>
              </w:placeholder>
              <w:temporary/>
              <w:showingPlcHdr/>
              <w15:appearance w15:val="hidden"/>
            </w:sdtPr>
            <w:sdtEndPr/>
            <w:sdtContent>
              <w:p w:rsidR="00FB31DA" w:rsidRPr="00AD6507" w:rsidRDefault="00FB31DA" w:rsidP="00A93AB3">
                <w:pPr>
                  <w:pStyle w:val="Content"/>
                  <w:rPr>
                    <w:rFonts w:cstheme="minorHAnsi"/>
                    <w:color w:val="auto"/>
                  </w:rPr>
                </w:pPr>
                <w:r w:rsidRPr="00AD6507">
                  <w:rPr>
                    <w:rFonts w:cstheme="minorHAnsi"/>
                    <w:color w:val="auto"/>
                  </w:rPr>
                  <w:t xml:space="preserve">Want to insert a picture from your files or add a shape, text box, or table? You got it! On the Insert tab of the ribbon, just tap the option you need. </w:t>
                </w:r>
              </w:p>
            </w:sdtContent>
          </w:sdt>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p w:rsidR="00FB31DA" w:rsidRPr="00AD6507" w:rsidRDefault="00FB31DA" w:rsidP="00A93AB3">
            <w:pPr>
              <w:pStyle w:val="Content"/>
              <w:rPr>
                <w:rFonts w:cstheme="minorHAnsi"/>
                <w:i/>
                <w:color w:val="auto"/>
                <w:sz w:val="36"/>
              </w:rPr>
            </w:pPr>
          </w:p>
        </w:tc>
      </w:tr>
    </w:tbl>
    <w:p w:rsidR="00FB31DA" w:rsidRPr="00AD6507" w:rsidRDefault="00FB31DA" w:rsidP="00FB31DA">
      <w:pPr>
        <w:rPr>
          <w:rFonts w:cstheme="minorHAnsi"/>
          <w:color w:val="auto"/>
        </w:rPr>
      </w:pPr>
    </w:p>
    <w:p w:rsidR="00FB31DA" w:rsidRPr="00AD6507" w:rsidRDefault="00FB31DA">
      <w:pPr>
        <w:spacing w:after="200"/>
        <w:rPr>
          <w:rFonts w:cstheme="minorHAnsi"/>
          <w:color w:val="auto"/>
        </w:rPr>
      </w:pPr>
      <w:r w:rsidRPr="00AD6507">
        <w:rPr>
          <w:rFonts w:cstheme="minorHAnsi"/>
          <w:color w:val="auto"/>
        </w:rPr>
        <w:br w:type="page"/>
      </w: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lastRenderedPageBreak/>
        <w:t>Building Models to Predict Good Hard Drives</w:t>
      </w:r>
    </w:p>
    <w:tbl>
      <w:tblPr>
        <w:tblW w:w="9741" w:type="dxa"/>
        <w:tblInd w:w="40" w:type="dxa"/>
        <w:tblCellMar>
          <w:left w:w="0" w:type="dxa"/>
          <w:right w:w="0" w:type="dxa"/>
        </w:tblCellMar>
        <w:tblLook w:val="0000" w:firstRow="0" w:lastRow="0" w:firstColumn="0" w:lastColumn="0" w:noHBand="0" w:noVBand="0"/>
      </w:tblPr>
      <w:tblGrid>
        <w:gridCol w:w="9741"/>
      </w:tblGrid>
      <w:tr w:rsidR="00AD6507" w:rsidRPr="00AD6507" w:rsidTr="00236E2C">
        <w:trPr>
          <w:trHeight w:val="1968"/>
        </w:trPr>
        <w:tc>
          <w:tcPr>
            <w:tcW w:w="9741" w:type="dxa"/>
          </w:tcPr>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 xml:space="preserve">Dataset: </w:t>
            </w:r>
            <w:r w:rsidRPr="00AD6507">
              <w:rPr>
                <w:rFonts w:asciiTheme="minorHAnsi" w:hAnsiTheme="minorHAnsi" w:cstheme="minorHAnsi"/>
              </w:rPr>
              <w:t xml:space="preserve">03 </w:t>
            </w:r>
            <w:r w:rsidR="00EA0A99" w:rsidRPr="00AD6507">
              <w:rPr>
                <w:rFonts w:asciiTheme="minorHAnsi" w:hAnsiTheme="minorHAnsi" w:cstheme="minorHAnsi"/>
              </w:rPr>
              <w:t>–</w:t>
            </w:r>
            <w:r w:rsidRPr="00AD6507">
              <w:rPr>
                <w:rFonts w:asciiTheme="minorHAnsi" w:hAnsiTheme="minorHAnsi" w:cstheme="minorHAnsi"/>
              </w:rPr>
              <w:t xml:space="preserve"> normalized</w:t>
            </w:r>
            <w:r w:rsidR="00EA0A99" w:rsidRPr="00AD6507">
              <w:rPr>
                <w:rFonts w:asciiTheme="minorHAnsi" w:hAnsiTheme="minorHAnsi" w:cstheme="minorHAnsi"/>
              </w:rPr>
              <w:t>.xlsx</w:t>
            </w:r>
          </w:p>
          <w:p w:rsidR="004C0CA1" w:rsidRPr="00AD6507" w:rsidRDefault="004C0CA1" w:rsidP="004C0CA1">
            <w:pPr>
              <w:pStyle w:val="NormalWeb"/>
              <w:spacing w:before="0" w:beforeAutospacing="0" w:after="150" w:afterAutospacing="0"/>
              <w:rPr>
                <w:rFonts w:asciiTheme="minorHAnsi" w:hAnsiTheme="minorHAnsi" w:cstheme="minorHAnsi"/>
              </w:rPr>
            </w:pPr>
            <w:r w:rsidRPr="00AD6507">
              <w:rPr>
                <w:rFonts w:asciiTheme="minorHAnsi" w:hAnsiTheme="minorHAnsi" w:cstheme="minorHAnsi"/>
                <w:b/>
              </w:rPr>
              <w:t>Code:</w:t>
            </w:r>
            <w:r w:rsidRPr="00AD6507">
              <w:rPr>
                <w:rFonts w:asciiTheme="minorHAnsi" w:hAnsiTheme="minorHAnsi" w:cstheme="minorHAnsi"/>
              </w:rPr>
              <w:t xml:space="preserve"> 03 </w:t>
            </w:r>
            <w:r w:rsidRPr="00AD6507">
              <w:rPr>
                <w:rFonts w:asciiTheme="minorHAnsi" w:hAnsiTheme="minorHAnsi" w:cstheme="minorHAnsi"/>
              </w:rPr>
              <w:t>–</w:t>
            </w:r>
            <w:r w:rsidRPr="00AD6507">
              <w:rPr>
                <w:rFonts w:asciiTheme="minorHAnsi" w:hAnsiTheme="minorHAnsi" w:cstheme="minorHAnsi"/>
              </w:rPr>
              <w:t xml:space="preserve"> </w:t>
            </w:r>
            <w:proofErr w:type="spellStart"/>
            <w:r w:rsidRPr="00AD6507">
              <w:rPr>
                <w:rFonts w:asciiTheme="minorHAnsi" w:hAnsiTheme="minorHAnsi" w:cstheme="minorHAnsi"/>
              </w:rPr>
              <w:t>Modelling</w:t>
            </w:r>
            <w:r w:rsidRPr="00AD6507">
              <w:rPr>
                <w:rFonts w:asciiTheme="minorHAnsi" w:hAnsiTheme="minorHAnsi" w:cstheme="minorHAnsi"/>
              </w:rPr>
              <w:t>.R</w:t>
            </w:r>
            <w:proofErr w:type="spellEnd"/>
          </w:p>
          <w:p w:rsidR="00FB31DA" w:rsidRPr="00AD6507" w:rsidRDefault="002466F0" w:rsidP="00A93AB3">
            <w:pPr>
              <w:pStyle w:val="Heading2"/>
              <w:rPr>
                <w:rFonts w:cstheme="minorHAnsi"/>
                <w:color w:val="auto"/>
              </w:rPr>
            </w:pPr>
            <w:r w:rsidRPr="00AD6507">
              <w:rPr>
                <w:rFonts w:cstheme="minorHAnsi"/>
                <w:color w:val="auto"/>
              </w:rPr>
              <w:t>Modelling Techniques</w:t>
            </w:r>
          </w:p>
          <w:p w:rsidR="00FB31DA" w:rsidRPr="00AD6507" w:rsidRDefault="00FB31DA" w:rsidP="00A93AB3">
            <w:pPr>
              <w:rPr>
                <w:rFonts w:cstheme="minorHAnsi"/>
                <w:color w:val="auto"/>
              </w:rPr>
            </w:pPr>
          </w:p>
          <w:p w:rsidR="002466F0" w:rsidRPr="00AD6507" w:rsidRDefault="002466F0" w:rsidP="002466F0">
            <w:pPr>
              <w:pStyle w:val="Content"/>
              <w:rPr>
                <w:rFonts w:cstheme="minorHAnsi"/>
                <w:color w:val="auto"/>
              </w:rPr>
            </w:pPr>
            <w:r w:rsidRPr="00AD6507">
              <w:rPr>
                <w:rFonts w:cstheme="minorHAnsi"/>
                <w:color w:val="auto"/>
              </w:rPr>
              <w:t>The following modeling techniques were used to predict the hard disk failure using the extracted features for our dataset</w:t>
            </w:r>
          </w:p>
        </w:tc>
      </w:tr>
      <w:tr w:rsidR="00AD6507" w:rsidRPr="00AD6507" w:rsidTr="00236E2C">
        <w:trPr>
          <w:trHeight w:val="1899"/>
        </w:trPr>
        <w:tc>
          <w:tcPr>
            <w:tcW w:w="9741" w:type="dxa"/>
            <w:shd w:val="clear" w:color="auto" w:fill="F2F2F2" w:themeFill="background1" w:themeFillShade="F2"/>
            <w:vAlign w:val="center"/>
          </w:tcPr>
          <w:p w:rsidR="002466F0" w:rsidRPr="00AD6507" w:rsidRDefault="002466F0" w:rsidP="002466F0">
            <w:pPr>
              <w:pStyle w:val="Content"/>
              <w:numPr>
                <w:ilvl w:val="0"/>
                <w:numId w:val="21"/>
              </w:numPr>
              <w:rPr>
                <w:rFonts w:cstheme="minorHAnsi"/>
                <w:color w:val="auto"/>
              </w:rPr>
            </w:pPr>
            <w:r w:rsidRPr="00AD6507">
              <w:rPr>
                <w:rFonts w:cstheme="minorHAnsi"/>
                <w:color w:val="auto"/>
              </w:rPr>
              <w:t xml:space="preserve">Decision Tree </w:t>
            </w:r>
          </w:p>
          <w:p w:rsidR="002466F0" w:rsidRPr="00AD6507" w:rsidRDefault="002466F0" w:rsidP="002466F0">
            <w:pPr>
              <w:pStyle w:val="Content"/>
              <w:numPr>
                <w:ilvl w:val="0"/>
                <w:numId w:val="21"/>
              </w:numPr>
              <w:rPr>
                <w:rFonts w:cstheme="minorHAnsi"/>
                <w:color w:val="auto"/>
              </w:rPr>
            </w:pPr>
            <w:r w:rsidRPr="00AD6507">
              <w:rPr>
                <w:rFonts w:cstheme="minorHAnsi"/>
                <w:color w:val="auto"/>
              </w:rPr>
              <w:t>Random Forest</w:t>
            </w:r>
          </w:p>
          <w:p w:rsidR="002466F0" w:rsidRPr="00AD6507" w:rsidRDefault="002466F0" w:rsidP="002466F0">
            <w:pPr>
              <w:pStyle w:val="Content"/>
              <w:numPr>
                <w:ilvl w:val="0"/>
                <w:numId w:val="21"/>
              </w:numPr>
              <w:rPr>
                <w:rFonts w:cstheme="minorHAnsi"/>
                <w:color w:val="auto"/>
              </w:rPr>
            </w:pPr>
            <w:r w:rsidRPr="00AD6507">
              <w:rPr>
                <w:rFonts w:cstheme="minorHAnsi"/>
                <w:color w:val="auto"/>
              </w:rPr>
              <w:t>Gradient Boosting (Adaptive)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Support Vector Machine</w:t>
            </w:r>
          </w:p>
          <w:p w:rsidR="002466F0" w:rsidRPr="00AD6507" w:rsidRDefault="002466F0" w:rsidP="002466F0">
            <w:pPr>
              <w:pStyle w:val="Content"/>
              <w:numPr>
                <w:ilvl w:val="0"/>
                <w:numId w:val="21"/>
              </w:numPr>
              <w:rPr>
                <w:rFonts w:cstheme="minorHAnsi"/>
                <w:color w:val="auto"/>
              </w:rPr>
            </w:pPr>
            <w:r w:rsidRPr="00AD6507">
              <w:rPr>
                <w:rFonts w:cstheme="minorHAnsi"/>
                <w:color w:val="auto"/>
              </w:rPr>
              <w:t>Logistic Regression</w:t>
            </w:r>
          </w:p>
          <w:p w:rsidR="002466F0" w:rsidRPr="00AD6507" w:rsidRDefault="002466F0" w:rsidP="002466F0">
            <w:pPr>
              <w:pStyle w:val="Content"/>
              <w:numPr>
                <w:ilvl w:val="0"/>
                <w:numId w:val="21"/>
              </w:numPr>
              <w:rPr>
                <w:rFonts w:cstheme="minorHAnsi"/>
                <w:color w:val="auto"/>
              </w:rPr>
            </w:pPr>
            <w:r w:rsidRPr="00AD6507">
              <w:rPr>
                <w:rFonts w:cstheme="minorHAnsi"/>
                <w:color w:val="auto"/>
              </w:rPr>
              <w:t>Multi-Layer Neural Network</w:t>
            </w:r>
          </w:p>
          <w:p w:rsidR="00FB31DA" w:rsidRPr="00AD6507" w:rsidRDefault="00FB31DA" w:rsidP="002466F0">
            <w:pPr>
              <w:pStyle w:val="EmphasisText"/>
              <w:rPr>
                <w:rFonts w:cstheme="minorHAnsi"/>
                <w:color w:val="auto"/>
              </w:rPr>
            </w:pPr>
          </w:p>
        </w:tc>
      </w:tr>
      <w:tr w:rsidR="00AD6507" w:rsidRPr="00AD6507" w:rsidTr="00236E2C">
        <w:trPr>
          <w:trHeight w:val="5931"/>
        </w:trPr>
        <w:tc>
          <w:tcPr>
            <w:tcW w:w="9741" w:type="dxa"/>
          </w:tcPr>
          <w:p w:rsidR="00FB31DA" w:rsidRPr="00AD6507" w:rsidRDefault="00FB31DA" w:rsidP="00A93AB3">
            <w:pPr>
              <w:pStyle w:val="Content"/>
              <w:rPr>
                <w:rFonts w:cstheme="minorHAnsi"/>
                <w:i/>
                <w:color w:val="auto"/>
                <w:sz w:val="36"/>
              </w:rPr>
            </w:pPr>
          </w:p>
          <w:p w:rsidR="002466F0" w:rsidRPr="00AD6507" w:rsidRDefault="002466F0" w:rsidP="00A93AB3">
            <w:pPr>
              <w:pStyle w:val="Content"/>
              <w:rPr>
                <w:rFonts w:cstheme="minorHAnsi"/>
                <w:color w:val="auto"/>
                <w:sz w:val="36"/>
              </w:rPr>
            </w:pPr>
            <w:r w:rsidRPr="00AD6507">
              <w:rPr>
                <w:rFonts w:cstheme="minorHAnsi"/>
                <w:color w:val="auto"/>
                <w:sz w:val="36"/>
              </w:rPr>
              <w:t>Test Design</w:t>
            </w:r>
          </w:p>
          <w:p w:rsidR="002466F0" w:rsidRPr="00AD6507" w:rsidRDefault="002466F0" w:rsidP="00A93AB3">
            <w:pPr>
              <w:pStyle w:val="Content"/>
              <w:rPr>
                <w:rFonts w:cstheme="minorHAnsi"/>
                <w:color w:val="auto"/>
              </w:rPr>
            </w:pPr>
            <w:r w:rsidRPr="00AD6507">
              <w:rPr>
                <w:rFonts w:cstheme="minorHAnsi"/>
                <w:color w:val="auto"/>
              </w:rPr>
              <w:t>While designing the tests that need to be carried out on the model that was built, we decided to carry empirical validation. In this process the dataset was split using the simple split technique. We use multiple split dimensions on each of our different modelling techniques to find the accuracy in every scenario</w:t>
            </w:r>
          </w:p>
          <w:p w:rsidR="002466F0" w:rsidRPr="00AD6507" w:rsidRDefault="002466F0" w:rsidP="00A93AB3">
            <w:pPr>
              <w:pStyle w:val="Content"/>
              <w:rPr>
                <w:rFonts w:cstheme="minorHAnsi"/>
                <w:color w:val="auto"/>
              </w:rPr>
            </w:pPr>
            <w:r w:rsidRPr="00AD6507">
              <w:rPr>
                <w:rFonts w:cstheme="minorHAnsi"/>
                <w:color w:val="auto"/>
              </w:rPr>
              <w:t xml:space="preserve">The split sizes </w:t>
            </w:r>
            <w:r w:rsidR="00BF6697" w:rsidRPr="00AD6507">
              <w:rPr>
                <w:rFonts w:cstheme="minorHAnsi"/>
                <w:color w:val="auto"/>
              </w:rPr>
              <w:t>are:</w:t>
            </w:r>
          </w:p>
          <w:p w:rsidR="00BF6697" w:rsidRPr="00AD6507" w:rsidRDefault="00BF6697" w:rsidP="0059092E">
            <w:pPr>
              <w:pStyle w:val="Content"/>
              <w:numPr>
                <w:ilvl w:val="0"/>
                <w:numId w:val="22"/>
              </w:numPr>
              <w:rPr>
                <w:rFonts w:cstheme="minorHAnsi"/>
                <w:color w:val="auto"/>
              </w:rPr>
            </w:pPr>
            <w:r w:rsidRPr="00AD6507">
              <w:rPr>
                <w:rFonts w:cstheme="minorHAnsi"/>
                <w:color w:val="auto"/>
              </w:rPr>
              <w:t>70% Training, 15% Validation, 15% Testing</w:t>
            </w:r>
          </w:p>
          <w:p w:rsidR="00BF6697" w:rsidRPr="00AD6507" w:rsidRDefault="00BF6697" w:rsidP="00BF6697">
            <w:pPr>
              <w:pStyle w:val="Content"/>
              <w:numPr>
                <w:ilvl w:val="0"/>
                <w:numId w:val="22"/>
              </w:numPr>
              <w:rPr>
                <w:rFonts w:cstheme="minorHAnsi"/>
                <w:color w:val="auto"/>
              </w:rPr>
            </w:pPr>
            <w:r w:rsidRPr="00AD6507">
              <w:rPr>
                <w:rFonts w:cstheme="minorHAnsi"/>
                <w:color w:val="auto"/>
              </w:rPr>
              <w:t>60% Training, 20% Validation, 20% Testing</w:t>
            </w:r>
          </w:p>
          <w:p w:rsidR="00BF6697" w:rsidRPr="00AD6507" w:rsidRDefault="00BF6697" w:rsidP="00BF6697">
            <w:pPr>
              <w:pStyle w:val="Content"/>
              <w:ind w:left="720"/>
              <w:rPr>
                <w:rFonts w:cstheme="minorHAnsi"/>
                <w:color w:val="auto"/>
              </w:rPr>
            </w:pPr>
          </w:p>
          <w:p w:rsidR="00BF6697" w:rsidRPr="00AD6507" w:rsidRDefault="00E64C58" w:rsidP="00A93AB3">
            <w:pPr>
              <w:pStyle w:val="Content"/>
              <w:rPr>
                <w:rFonts w:cstheme="minorHAnsi"/>
                <w:color w:val="auto"/>
                <w:sz w:val="36"/>
              </w:rPr>
            </w:pPr>
            <w:r w:rsidRPr="00AD6507">
              <w:rPr>
                <w:rFonts w:cstheme="minorHAnsi"/>
                <w:color w:val="auto"/>
                <w:sz w:val="36"/>
              </w:rPr>
              <w:t>Build Model</w:t>
            </w:r>
          </w:p>
          <w:p w:rsidR="00E64C58" w:rsidRPr="00AD6507" w:rsidRDefault="00E64C58" w:rsidP="00197885">
            <w:pPr>
              <w:pStyle w:val="Content"/>
              <w:rPr>
                <w:rFonts w:cstheme="minorHAnsi"/>
                <w:color w:val="auto"/>
              </w:rPr>
            </w:pPr>
            <w:r w:rsidRPr="00AD6507">
              <w:rPr>
                <w:rFonts w:cstheme="minorHAnsi"/>
                <w:color w:val="auto"/>
              </w:rPr>
              <w:t xml:space="preserve">The dataset was split into train and test sets based on the test design. For each trial, the records were sampled sampling and trained on each of the selected model. </w:t>
            </w:r>
            <w:r w:rsidR="00197885" w:rsidRPr="00AD6507">
              <w:rPr>
                <w:rFonts w:cstheme="minorHAnsi"/>
                <w:color w:val="auto"/>
              </w:rPr>
              <w:t>k</w:t>
            </w:r>
            <w:r w:rsidRPr="00AD6507">
              <w:rPr>
                <w:rFonts w:cstheme="minorHAnsi"/>
                <w:color w:val="auto"/>
              </w:rPr>
              <w:t xml:space="preserve">-fold cross validation was the evaluation criteria before the final test prediction. The same approach was also considered for the final test sets. The sample runs can be traced to the Appendix section.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sz w:val="36"/>
              </w:rPr>
            </w:pPr>
            <w:r w:rsidRPr="00AD6507">
              <w:rPr>
                <w:rFonts w:cstheme="minorHAnsi"/>
                <w:color w:val="auto"/>
                <w:sz w:val="36"/>
              </w:rPr>
              <w:t>ASSESS MODEL</w:t>
            </w:r>
          </w:p>
          <w:p w:rsidR="00197885" w:rsidRPr="00AD6507" w:rsidRDefault="00197885" w:rsidP="00197885">
            <w:pPr>
              <w:pStyle w:val="Content"/>
              <w:rPr>
                <w:rFonts w:cstheme="minorHAnsi"/>
                <w:color w:val="auto"/>
              </w:rPr>
            </w:pPr>
            <w:r w:rsidRPr="00AD6507">
              <w:rPr>
                <w:rFonts w:cstheme="minorHAnsi"/>
                <w:color w:val="auto"/>
              </w:rPr>
              <w:t xml:space="preserve">Depending on the type of output the model creates we assess them differently: </w:t>
            </w:r>
          </w:p>
          <w:p w:rsidR="00197885" w:rsidRPr="00AD6507" w:rsidRDefault="00197885" w:rsidP="00197885">
            <w:pPr>
              <w:pStyle w:val="Content"/>
              <w:rPr>
                <w:rFonts w:cstheme="minorHAnsi"/>
                <w:color w:val="auto"/>
              </w:rPr>
            </w:pPr>
            <w:r w:rsidRPr="00AD6507">
              <w:rPr>
                <w:rFonts w:cstheme="minorHAnsi"/>
                <w:color w:val="auto"/>
              </w:rPr>
              <w:t xml:space="preserve">Class output: Models which outputs either of the binary as result i.e.: SVM </w:t>
            </w:r>
          </w:p>
          <w:p w:rsidR="00197885" w:rsidRPr="00AD6507" w:rsidRDefault="00197885" w:rsidP="00197885">
            <w:pPr>
              <w:pStyle w:val="Content"/>
              <w:rPr>
                <w:rFonts w:cstheme="minorHAnsi"/>
                <w:color w:val="auto"/>
              </w:rPr>
            </w:pPr>
            <w:r w:rsidRPr="00AD6507">
              <w:rPr>
                <w:rFonts w:cstheme="minorHAnsi"/>
                <w:color w:val="auto"/>
              </w:rPr>
              <w:t xml:space="preserve">Probability output: Provides its confidence for each class i.e.: Random Forest </w:t>
            </w:r>
          </w:p>
          <w:p w:rsidR="00197885" w:rsidRPr="00AD6507" w:rsidRDefault="00197885" w:rsidP="00197885">
            <w:pPr>
              <w:pStyle w:val="Content"/>
              <w:rPr>
                <w:rFonts w:cstheme="minorHAnsi"/>
                <w:color w:val="auto"/>
              </w:rPr>
            </w:pPr>
            <w:r w:rsidRPr="00AD6507">
              <w:rPr>
                <w:rFonts w:cstheme="minorHAnsi"/>
                <w:color w:val="auto"/>
              </w:rPr>
              <w:t xml:space="preserve">As assessing a model is an integral part of model building these metrics were taken into consideration: </w:t>
            </w:r>
          </w:p>
          <w:p w:rsidR="00197885" w:rsidRPr="00AD6507" w:rsidRDefault="00197885" w:rsidP="00197885">
            <w:pPr>
              <w:pStyle w:val="Content"/>
              <w:rPr>
                <w:rFonts w:cstheme="minorHAnsi"/>
                <w:color w:val="auto"/>
              </w:rPr>
            </w:pPr>
          </w:p>
          <w:p w:rsidR="00197885" w:rsidRPr="00AD6507" w:rsidRDefault="00197885" w:rsidP="00197885">
            <w:pPr>
              <w:pStyle w:val="Content"/>
              <w:rPr>
                <w:rFonts w:cstheme="minorHAnsi"/>
                <w:color w:val="auto"/>
              </w:rPr>
            </w:pPr>
            <w:r w:rsidRPr="00AD6507">
              <w:rPr>
                <w:rFonts w:cstheme="minorHAnsi"/>
                <w:color w:val="auto"/>
              </w:rPr>
              <w:t xml:space="preserve">Confusion Matrix: </w:t>
            </w:r>
          </w:p>
          <w:p w:rsidR="00197885" w:rsidRPr="00AD6507" w:rsidRDefault="00197885" w:rsidP="00197885">
            <w:pPr>
              <w:pStyle w:val="Content"/>
              <w:rPr>
                <w:rFonts w:cstheme="minorHAnsi"/>
                <w:color w:val="auto"/>
              </w:rPr>
            </w:pPr>
            <w:r w:rsidRPr="00AD6507">
              <w:rPr>
                <w:rFonts w:cstheme="minorHAnsi"/>
                <w:color w:val="auto"/>
              </w:rPr>
              <w:t xml:space="preserve">It is an N*N matrix, where N denotes no of classes predicted. </w:t>
            </w:r>
          </w:p>
          <w:p w:rsidR="00197885" w:rsidRPr="00AD6507" w:rsidRDefault="00197885" w:rsidP="00197885">
            <w:pPr>
              <w:pStyle w:val="Content"/>
              <w:rPr>
                <w:rFonts w:cstheme="minorHAnsi"/>
                <w:color w:val="auto"/>
              </w:rPr>
            </w:pPr>
            <w:r w:rsidRPr="00AD6507">
              <w:rPr>
                <w:rFonts w:cstheme="minorHAnsi"/>
                <w:color w:val="auto"/>
              </w:rPr>
              <w:t xml:space="preserve">From the confusion matrix we derive these sub-metrics: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Accuracy - % of correct predictions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Precision - % of positive cases which were correct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 xml:space="preserve">Sensitivity/Recall - a portion of actual positive cases which were predicted correctly </w:t>
            </w:r>
          </w:p>
          <w:p w:rsidR="00236E2C" w:rsidRPr="00AD6507" w:rsidRDefault="00197885" w:rsidP="00236E2C">
            <w:pPr>
              <w:pStyle w:val="Content"/>
              <w:numPr>
                <w:ilvl w:val="0"/>
                <w:numId w:val="23"/>
              </w:numPr>
              <w:rPr>
                <w:rFonts w:cstheme="minorHAnsi"/>
                <w:color w:val="auto"/>
              </w:rPr>
            </w:pPr>
            <w:r w:rsidRPr="00AD6507">
              <w:rPr>
                <w:rFonts w:cstheme="minorHAnsi"/>
                <w:color w:val="auto"/>
              </w:rPr>
              <w:t xml:space="preserve">Specificity - a portion of actual negative cases which were predicted correctly. </w:t>
            </w:r>
          </w:p>
          <w:p w:rsidR="00197885" w:rsidRPr="00AD6507" w:rsidRDefault="00197885" w:rsidP="00236E2C">
            <w:pPr>
              <w:pStyle w:val="Content"/>
              <w:numPr>
                <w:ilvl w:val="0"/>
                <w:numId w:val="23"/>
              </w:numPr>
              <w:rPr>
                <w:rFonts w:cstheme="minorHAnsi"/>
                <w:color w:val="auto"/>
              </w:rPr>
            </w:pPr>
            <w:r w:rsidRPr="00AD6507">
              <w:rPr>
                <w:rFonts w:cstheme="minorHAnsi"/>
                <w:color w:val="auto"/>
              </w:rPr>
              <w:t>ROC and Area under the Curve - A plot of TRP vs FPR to showcase the strength of the model.</w:t>
            </w:r>
          </w:p>
        </w:tc>
      </w:tr>
    </w:tbl>
    <w:p w:rsidR="00236E2C" w:rsidRPr="00AD6507" w:rsidRDefault="00236E2C" w:rsidP="00FB31DA">
      <w:pPr>
        <w:rPr>
          <w:rFonts w:cstheme="minorHAnsi"/>
          <w:color w:val="auto"/>
        </w:rPr>
      </w:pPr>
    </w:p>
    <w:p w:rsidR="00236E2C" w:rsidRPr="00AD6507" w:rsidRDefault="00236E2C">
      <w:pPr>
        <w:spacing w:after="200"/>
        <w:rPr>
          <w:rFonts w:cstheme="minorHAnsi"/>
          <w:color w:val="auto"/>
        </w:rPr>
      </w:pPr>
      <w:r w:rsidRPr="00AD6507">
        <w:rPr>
          <w:rFonts w:cstheme="minorHAnsi"/>
          <w:color w:val="auto"/>
        </w:rPr>
        <w:br w:type="page"/>
      </w:r>
    </w:p>
    <w:p w:rsidR="00FB31DA" w:rsidRPr="00AD6507" w:rsidRDefault="00FB31DA" w:rsidP="00FB31DA">
      <w:pPr>
        <w:rPr>
          <w:rFonts w:cstheme="minorHAnsi"/>
          <w:color w:val="auto"/>
        </w:rPr>
      </w:pPr>
    </w:p>
    <w:p w:rsidR="00FB31DA" w:rsidRPr="00AD6507" w:rsidRDefault="00BA0DBB" w:rsidP="00FB31DA">
      <w:pPr>
        <w:pStyle w:val="Heading1"/>
        <w:rPr>
          <w:rFonts w:asciiTheme="minorHAnsi" w:hAnsiTheme="minorHAnsi" w:cstheme="minorHAnsi"/>
          <w:color w:val="auto"/>
        </w:rPr>
      </w:pPr>
      <w:r w:rsidRPr="00AD6507">
        <w:rPr>
          <w:rFonts w:asciiTheme="minorHAnsi" w:hAnsiTheme="minorHAnsi" w:cstheme="minorHAnsi"/>
          <w:color w:val="auto"/>
        </w:rPr>
        <w:t>Did It Work (Or Evaluating our Models)</w:t>
      </w:r>
      <w:r w:rsidR="00FB31DA" w:rsidRPr="00AD6507">
        <w:rPr>
          <w:rFonts w:asciiTheme="minorHAnsi" w:hAnsiTheme="minorHAnsi" w:cstheme="minorHAnsi"/>
          <w:color w:val="auto"/>
        </w:rPr>
        <w:t>?</w:t>
      </w:r>
    </w:p>
    <w:tbl>
      <w:tblPr>
        <w:tblW w:w="9999" w:type="dxa"/>
        <w:tblInd w:w="40" w:type="dxa"/>
        <w:tblCellMar>
          <w:left w:w="0" w:type="dxa"/>
          <w:right w:w="0" w:type="dxa"/>
        </w:tblCellMar>
        <w:tblLook w:val="0000" w:firstRow="0" w:lastRow="0" w:firstColumn="0" w:lastColumn="0" w:noHBand="0" w:noVBand="0"/>
      </w:tblPr>
      <w:tblGrid>
        <w:gridCol w:w="9999"/>
      </w:tblGrid>
      <w:tr w:rsidR="00AD6507" w:rsidRPr="00AD6507" w:rsidTr="00A93AB3">
        <w:trPr>
          <w:trHeight w:val="3546"/>
        </w:trPr>
        <w:tc>
          <w:tcPr>
            <w:tcW w:w="9999" w:type="dxa"/>
          </w:tcPr>
          <w:p w:rsidR="00FB31DA" w:rsidRPr="00AD6507" w:rsidRDefault="002466F0" w:rsidP="00A93AB3">
            <w:pPr>
              <w:pStyle w:val="Heading2"/>
              <w:rPr>
                <w:rFonts w:cstheme="minorHAnsi"/>
                <w:color w:val="auto"/>
              </w:rPr>
            </w:pPr>
            <w:r w:rsidRPr="00AD6507">
              <w:rPr>
                <w:rFonts w:cstheme="minorHAnsi"/>
                <w:color w:val="auto"/>
              </w:rPr>
              <w:t>Results</w:t>
            </w:r>
          </w:p>
          <w:p w:rsidR="00FB31DA" w:rsidRPr="00AD6507" w:rsidRDefault="00FB31DA" w:rsidP="00A93AB3">
            <w:pPr>
              <w:rPr>
                <w:rFonts w:cstheme="minorHAnsi"/>
                <w:color w:val="auto"/>
              </w:rPr>
            </w:pPr>
          </w:p>
          <w:p w:rsidR="005E2CBF" w:rsidRPr="00AD6507" w:rsidRDefault="005E2CBF" w:rsidP="00366909">
            <w:pPr>
              <w:pStyle w:val="Content"/>
              <w:rPr>
                <w:rFonts w:cstheme="minorHAnsi"/>
                <w:color w:val="auto"/>
              </w:rPr>
            </w:pPr>
            <w:r w:rsidRPr="00AD6507">
              <w:rPr>
                <w:rFonts w:cstheme="minorHAnsi"/>
                <w:color w:val="auto"/>
              </w:rPr>
              <w:t xml:space="preserve">EVALUATE RESULTS </w:t>
            </w:r>
          </w:p>
          <w:p w:rsidR="00FB31DA" w:rsidRPr="00AD6507" w:rsidRDefault="005E2CBF" w:rsidP="005E2CBF">
            <w:pPr>
              <w:pStyle w:val="Content"/>
              <w:rPr>
                <w:rFonts w:cstheme="minorHAnsi"/>
                <w:color w:val="auto"/>
              </w:rPr>
            </w:pPr>
            <w:r w:rsidRPr="00AD6507">
              <w:rPr>
                <w:rFonts w:cstheme="minorHAnsi"/>
                <w:color w:val="auto"/>
              </w:rPr>
              <w:t>The models built using the last day reading was taken as the baseline. Then feature extraction was applied and feature engineering on the temporal aspects of the variables generated new features. These features were used to train different models and evaluate them using the validation and test sets.</w:t>
            </w:r>
          </w:p>
        </w:tc>
      </w:tr>
      <w:tr w:rsidR="00FB31DA" w:rsidRPr="00AD6507" w:rsidTr="00197885">
        <w:trPr>
          <w:trHeight w:val="3546"/>
        </w:trPr>
        <w:tc>
          <w:tcPr>
            <w:tcW w:w="9999" w:type="dxa"/>
          </w:tcPr>
          <w:p w:rsidR="00FB31DA" w:rsidRPr="00AD6507" w:rsidRDefault="00197885" w:rsidP="00A93AB3">
            <w:pPr>
              <w:pStyle w:val="Heading2"/>
              <w:rPr>
                <w:rFonts w:cstheme="minorHAnsi"/>
                <w:color w:val="auto"/>
              </w:rPr>
            </w:pPr>
            <w:r w:rsidRPr="00AD6507">
              <w:rPr>
                <w:rFonts w:cstheme="minorHAnsi"/>
                <w:color w:val="auto"/>
              </w:rPr>
              <w:t>Future Enhancements &amp; Conclusion</w:t>
            </w:r>
          </w:p>
          <w:p w:rsidR="00FB31DA" w:rsidRPr="00AD6507" w:rsidRDefault="00FB31DA" w:rsidP="00A93AB3">
            <w:pPr>
              <w:rPr>
                <w:rFonts w:cstheme="minorHAnsi"/>
                <w:color w:val="auto"/>
              </w:rPr>
            </w:pPr>
          </w:p>
          <w:p w:rsidR="00FB31DA" w:rsidRPr="00AD6507" w:rsidRDefault="00197885" w:rsidP="00A93AB3">
            <w:pPr>
              <w:pStyle w:val="Content"/>
              <w:rPr>
                <w:rFonts w:cstheme="minorHAnsi"/>
                <w:color w:val="auto"/>
              </w:rPr>
            </w:pPr>
            <w:r w:rsidRPr="00AD6507">
              <w:rPr>
                <w:rFonts w:cstheme="minorHAnsi"/>
                <w:color w:val="auto"/>
              </w:rPr>
              <w:t xml:space="preserve">In this report, we have analyzed the Back blaze hard drive (Seagate - ST4000DM000) failure and used several prediction models for classification. We evaluated the prediction performance among Decision Tree, Support Vector </w:t>
            </w:r>
            <w:r w:rsidR="005E2CBF" w:rsidRPr="00AD6507">
              <w:rPr>
                <w:rFonts w:cstheme="minorHAnsi"/>
                <w:color w:val="auto"/>
              </w:rPr>
              <w:t>Machine (</w:t>
            </w:r>
            <w:r w:rsidRPr="00AD6507">
              <w:rPr>
                <w:rFonts w:cstheme="minorHAnsi"/>
                <w:color w:val="auto"/>
              </w:rPr>
              <w:t>SVM) – Logistic Regression, Random Forest, Multi-Layer Neural Networks, and Adaptive Gradient Boosting (AdaBoost) models</w:t>
            </w:r>
            <w:r w:rsidR="005E2CBF" w:rsidRPr="00AD6507">
              <w:rPr>
                <w:rFonts w:cstheme="minorHAnsi"/>
                <w:color w:val="auto"/>
              </w:rPr>
              <w:t xml:space="preserve">. </w:t>
            </w:r>
            <w:r w:rsidRPr="00AD6507">
              <w:rPr>
                <w:rFonts w:cstheme="minorHAnsi"/>
                <w:color w:val="auto"/>
              </w:rPr>
              <w:t>The next most important task is to introduce these prediction models into the real world.</w:t>
            </w:r>
            <w:r w:rsidR="005E2CBF" w:rsidRPr="00AD6507">
              <w:rPr>
                <w:rFonts w:cstheme="minorHAnsi"/>
                <w:color w:val="auto"/>
              </w:rPr>
              <w:t xml:space="preserve"> Furthermore, we are now predicting the hard drive device failure on the day of its failure. If we could predict the device failure in advance, then suitable backup action can be taken to avoid the data loss.</w:t>
            </w:r>
          </w:p>
        </w:tc>
      </w:tr>
    </w:tbl>
    <w:p w:rsidR="00FB31DA" w:rsidRPr="00AD6507" w:rsidRDefault="00FB31DA" w:rsidP="00FB31DA">
      <w:pPr>
        <w:rPr>
          <w:rFonts w:cstheme="minorHAnsi"/>
          <w:color w:val="auto"/>
        </w:rPr>
      </w:pPr>
    </w:p>
    <w:p w:rsidR="00FB31DA" w:rsidRPr="00AD6507" w:rsidRDefault="00FB31DA" w:rsidP="00FB31DA">
      <w:pPr>
        <w:rPr>
          <w:rFonts w:cstheme="minorHAnsi"/>
          <w:color w:val="auto"/>
        </w:rPr>
      </w:pPr>
    </w:p>
    <w:sectPr w:rsidR="00FB31DA" w:rsidRPr="00AD6507"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366C" w:rsidRDefault="0054366C">
      <w:r>
        <w:separator/>
      </w:r>
    </w:p>
    <w:p w:rsidR="0054366C" w:rsidRDefault="0054366C"/>
  </w:endnote>
  <w:endnote w:type="continuationSeparator" w:id="0">
    <w:p w:rsidR="0054366C" w:rsidRDefault="0054366C">
      <w:r>
        <w:continuationSeparator/>
      </w:r>
    </w:p>
    <w:p w:rsidR="0054366C" w:rsidRDefault="00543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366C" w:rsidRDefault="0054366C">
      <w:r>
        <w:separator/>
      </w:r>
    </w:p>
    <w:p w:rsidR="0054366C" w:rsidRDefault="0054366C"/>
  </w:footnote>
  <w:footnote w:type="continuationSeparator" w:id="0">
    <w:p w:rsidR="0054366C" w:rsidRDefault="0054366C">
      <w:r>
        <w:continuationSeparator/>
      </w:r>
    </w:p>
    <w:p w:rsidR="0054366C" w:rsidRDefault="005436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CC5DE7"/>
    <w:multiLevelType w:val="hybridMultilevel"/>
    <w:tmpl w:val="3D625C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B4D4BE7"/>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A342E"/>
    <w:multiLevelType w:val="hybridMultilevel"/>
    <w:tmpl w:val="E420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0275E"/>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3BC618"/>
    <w:multiLevelType w:val="hybridMultilevel"/>
    <w:tmpl w:val="CBBBD61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2A4450"/>
    <w:multiLevelType w:val="hybridMultilevel"/>
    <w:tmpl w:val="D3700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9"/>
  </w:num>
  <w:num w:numId="2">
    <w:abstractNumId w:val="2"/>
  </w:num>
  <w:num w:numId="3">
    <w:abstractNumId w:val="9"/>
  </w:num>
  <w:num w:numId="4">
    <w:abstractNumId w:val="22"/>
  </w:num>
  <w:num w:numId="5">
    <w:abstractNumId w:val="13"/>
  </w:num>
  <w:num w:numId="6">
    <w:abstractNumId w:val="5"/>
  </w:num>
  <w:num w:numId="7">
    <w:abstractNumId w:val="10"/>
  </w:num>
  <w:num w:numId="8">
    <w:abstractNumId w:val="18"/>
  </w:num>
  <w:num w:numId="9">
    <w:abstractNumId w:val="4"/>
  </w:num>
  <w:num w:numId="10">
    <w:abstractNumId w:val="16"/>
  </w:num>
  <w:num w:numId="11">
    <w:abstractNumId w:val="11"/>
  </w:num>
  <w:num w:numId="12">
    <w:abstractNumId w:val="20"/>
  </w:num>
  <w:num w:numId="13">
    <w:abstractNumId w:val="15"/>
  </w:num>
  <w:num w:numId="14">
    <w:abstractNumId w:val="12"/>
  </w:num>
  <w:num w:numId="15">
    <w:abstractNumId w:val="7"/>
  </w:num>
  <w:num w:numId="16">
    <w:abstractNumId w:val="0"/>
  </w:num>
  <w:num w:numId="17">
    <w:abstractNumId w:val="6"/>
  </w:num>
  <w:num w:numId="18">
    <w:abstractNumId w:val="23"/>
  </w:num>
  <w:num w:numId="19">
    <w:abstractNumId w:val="8"/>
  </w:num>
  <w:num w:numId="20">
    <w:abstractNumId w:val="17"/>
  </w:num>
  <w:num w:numId="21">
    <w:abstractNumId w:val="3"/>
  </w:num>
  <w:num w:numId="22">
    <w:abstractNumId w:val="21"/>
  </w:num>
  <w:num w:numId="23">
    <w:abstractNumId w:val="1"/>
  </w:num>
  <w:num w:numId="2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harat Nagaraju">
    <w15:presenceInfo w15:providerId="None" w15:userId="Bharat Nagaraj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04D70"/>
    <w:rsid w:val="0002482E"/>
    <w:rsid w:val="00050324"/>
    <w:rsid w:val="000A0150"/>
    <w:rsid w:val="000E63C9"/>
    <w:rsid w:val="00130E9D"/>
    <w:rsid w:val="00141CC7"/>
    <w:rsid w:val="00150A6D"/>
    <w:rsid w:val="00181F5E"/>
    <w:rsid w:val="0018410F"/>
    <w:rsid w:val="00185B35"/>
    <w:rsid w:val="00197885"/>
    <w:rsid w:val="001978BB"/>
    <w:rsid w:val="001C65C9"/>
    <w:rsid w:val="001D3311"/>
    <w:rsid w:val="001E2B11"/>
    <w:rsid w:val="001F2BC8"/>
    <w:rsid w:val="001F5F6B"/>
    <w:rsid w:val="002025F7"/>
    <w:rsid w:val="00236E2C"/>
    <w:rsid w:val="00237129"/>
    <w:rsid w:val="00243EBC"/>
    <w:rsid w:val="002466F0"/>
    <w:rsid w:val="00246A35"/>
    <w:rsid w:val="00284348"/>
    <w:rsid w:val="002E52F3"/>
    <w:rsid w:val="002F24B4"/>
    <w:rsid w:val="002F51F5"/>
    <w:rsid w:val="00312137"/>
    <w:rsid w:val="00330359"/>
    <w:rsid w:val="0033762F"/>
    <w:rsid w:val="00366909"/>
    <w:rsid w:val="00366C7E"/>
    <w:rsid w:val="003673B0"/>
    <w:rsid w:val="00384EA3"/>
    <w:rsid w:val="003A1006"/>
    <w:rsid w:val="003A39A1"/>
    <w:rsid w:val="003C2191"/>
    <w:rsid w:val="003D3863"/>
    <w:rsid w:val="003D70CE"/>
    <w:rsid w:val="003E598A"/>
    <w:rsid w:val="004110DE"/>
    <w:rsid w:val="0044085A"/>
    <w:rsid w:val="00447154"/>
    <w:rsid w:val="004B21A5"/>
    <w:rsid w:val="004C0CA1"/>
    <w:rsid w:val="004E0B0D"/>
    <w:rsid w:val="005037F0"/>
    <w:rsid w:val="00516A86"/>
    <w:rsid w:val="005275F6"/>
    <w:rsid w:val="0054366C"/>
    <w:rsid w:val="00572102"/>
    <w:rsid w:val="00595F36"/>
    <w:rsid w:val="005D1666"/>
    <w:rsid w:val="005E2CBF"/>
    <w:rsid w:val="005F1BB0"/>
    <w:rsid w:val="00605C00"/>
    <w:rsid w:val="00656C4D"/>
    <w:rsid w:val="006622F6"/>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0337F"/>
    <w:rsid w:val="00832115"/>
    <w:rsid w:val="00862FE4"/>
    <w:rsid w:val="0086389A"/>
    <w:rsid w:val="0087605E"/>
    <w:rsid w:val="00877123"/>
    <w:rsid w:val="00895013"/>
    <w:rsid w:val="008B1FEE"/>
    <w:rsid w:val="008F25DF"/>
    <w:rsid w:val="00903C32"/>
    <w:rsid w:val="00916B16"/>
    <w:rsid w:val="009173B9"/>
    <w:rsid w:val="0093335D"/>
    <w:rsid w:val="009333E0"/>
    <w:rsid w:val="0093613E"/>
    <w:rsid w:val="00943026"/>
    <w:rsid w:val="009431EC"/>
    <w:rsid w:val="00966B81"/>
    <w:rsid w:val="009766E3"/>
    <w:rsid w:val="009C7720"/>
    <w:rsid w:val="009E257B"/>
    <w:rsid w:val="009F68B5"/>
    <w:rsid w:val="00A23AFA"/>
    <w:rsid w:val="00A31B3E"/>
    <w:rsid w:val="00A532F3"/>
    <w:rsid w:val="00A76B6F"/>
    <w:rsid w:val="00A8489E"/>
    <w:rsid w:val="00AC29F3"/>
    <w:rsid w:val="00AD6507"/>
    <w:rsid w:val="00B231E5"/>
    <w:rsid w:val="00B24897"/>
    <w:rsid w:val="00B356B0"/>
    <w:rsid w:val="00B47DAB"/>
    <w:rsid w:val="00BA0D95"/>
    <w:rsid w:val="00BA0DBB"/>
    <w:rsid w:val="00BD4C6B"/>
    <w:rsid w:val="00BF6697"/>
    <w:rsid w:val="00C02B87"/>
    <w:rsid w:val="00C14831"/>
    <w:rsid w:val="00C17238"/>
    <w:rsid w:val="00C4086D"/>
    <w:rsid w:val="00C45C19"/>
    <w:rsid w:val="00C952A3"/>
    <w:rsid w:val="00C972A4"/>
    <w:rsid w:val="00CA1896"/>
    <w:rsid w:val="00CB5B28"/>
    <w:rsid w:val="00CD29A8"/>
    <w:rsid w:val="00CF5371"/>
    <w:rsid w:val="00D0323A"/>
    <w:rsid w:val="00D0559F"/>
    <w:rsid w:val="00D077E9"/>
    <w:rsid w:val="00D42CB7"/>
    <w:rsid w:val="00D5413D"/>
    <w:rsid w:val="00D55FDA"/>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64C58"/>
    <w:rsid w:val="00E81B40"/>
    <w:rsid w:val="00EA0A99"/>
    <w:rsid w:val="00EC4D1D"/>
    <w:rsid w:val="00EF555B"/>
    <w:rsid w:val="00F027BB"/>
    <w:rsid w:val="00F11DCF"/>
    <w:rsid w:val="00F15C42"/>
    <w:rsid w:val="00F162EA"/>
    <w:rsid w:val="00F3315C"/>
    <w:rsid w:val="00F33B52"/>
    <w:rsid w:val="00F430C6"/>
    <w:rsid w:val="00F47F37"/>
    <w:rsid w:val="00F52D27"/>
    <w:rsid w:val="00F53F5B"/>
    <w:rsid w:val="00F741C6"/>
    <w:rsid w:val="00F83527"/>
    <w:rsid w:val="00F84929"/>
    <w:rsid w:val="00F8721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B976A"/>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 w:type="paragraph" w:styleId="Revision">
    <w:name w:val="Revision"/>
    <w:hidden/>
    <w:uiPriority w:val="99"/>
    <w:semiHidden/>
    <w:rsid w:val="009F68B5"/>
    <w:pPr>
      <w:spacing w:after="0" w:line="240" w:lineRule="auto"/>
    </w:pPr>
    <w:rPr>
      <w:rFonts w:eastAsiaTheme="minorEastAsia"/>
      <w:b/>
      <w:color w:val="082A75" w:themeColor="text2"/>
      <w:sz w:val="28"/>
      <w:szCs w:val="22"/>
    </w:rPr>
  </w:style>
  <w:style w:type="paragraph" w:customStyle="1" w:styleId="Default">
    <w:name w:val="Default"/>
    <w:rsid w:val="002466F0"/>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50877">
      <w:bodyDiv w:val="1"/>
      <w:marLeft w:val="0"/>
      <w:marRight w:val="0"/>
      <w:marTop w:val="0"/>
      <w:marBottom w:val="0"/>
      <w:divBdr>
        <w:top w:val="none" w:sz="0" w:space="0" w:color="auto"/>
        <w:left w:val="none" w:sz="0" w:space="0" w:color="auto"/>
        <w:bottom w:val="none" w:sz="0" w:space="0" w:color="auto"/>
        <w:right w:val="none" w:sz="0" w:space="0" w:color="auto"/>
      </w:divBdr>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ackblaze.com/blog/hard-drive-stats-for-2018/" TargetMode="External"/><Relationship Id="rId17" Type="http://schemas.openxmlformats.org/officeDocument/2006/relationships/hyperlink" Target="https://www.backblaze.com/b2/hard-drive-test-data.html" TargetMode="Externa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spark.rstudio.com/" TargetMode="External"/><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spark.apache.org/docs/latest/sparkr.html" TargetMode="External"/><Relationship Id="rId23" Type="http://schemas.openxmlformats.org/officeDocument/2006/relationships/image" Target="media/image10.png"/><Relationship Id="rId28" Type="http://schemas.openxmlformats.org/officeDocument/2006/relationships/hyperlink" Target="https://towardsdatascience.com/how-to-handle-missing-data-8646b18db0d4" TargetMode="External"/><Relationship Id="rId10" Type="http://schemas.openxmlformats.org/officeDocument/2006/relationships/hyperlink" Target="https://www.backblaze.com/b2/hard-drive-test-data.html" TargetMode="Externa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40306"/>
    <w:rsid w:val="00570963"/>
    <w:rsid w:val="007413EE"/>
    <w:rsid w:val="007842FE"/>
    <w:rsid w:val="008227A6"/>
    <w:rsid w:val="008344F8"/>
    <w:rsid w:val="00860E84"/>
    <w:rsid w:val="00A54F54"/>
    <w:rsid w:val="00D8532F"/>
    <w:rsid w:val="00F435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 w:type="paragraph" w:customStyle="1" w:styleId="8D69B90C135C43D19989BD0DCD2DF5E0">
    <w:name w:val="8D69B90C135C43D19989BD0DCD2DF5E0"/>
    <w:rsid w:val="00860E84"/>
    <w:rPr>
      <w:lang w:val="en-US" w:eastAsia="en-US"/>
    </w:rPr>
  </w:style>
  <w:style w:type="paragraph" w:customStyle="1" w:styleId="98A44FEFCF734C08AB3A27DCF66619E1">
    <w:name w:val="98A44FEFCF734C08AB3A27DCF66619E1"/>
    <w:rsid w:val="00860E84"/>
    <w:rPr>
      <w:lang w:val="en-US" w:eastAsia="en-US"/>
    </w:rPr>
  </w:style>
  <w:style w:type="paragraph" w:customStyle="1" w:styleId="7F1D2C9399694DCCB73B19F70E9E9F9B">
    <w:name w:val="7F1D2C9399694DCCB73B19F70E9E9F9B"/>
    <w:rsid w:val="00860E84"/>
    <w:rPr>
      <w:lang w:val="en-US" w:eastAsia="en-US"/>
    </w:rPr>
  </w:style>
  <w:style w:type="paragraph" w:customStyle="1" w:styleId="23289B2B5D4A494FBCFE039C78B29BCF">
    <w:name w:val="23289B2B5D4A494FBCFE039C78B29BCF"/>
    <w:rsid w:val="00860E84"/>
    <w:rPr>
      <w:lang w:val="en-US" w:eastAsia="en-US"/>
    </w:rPr>
  </w:style>
  <w:style w:type="paragraph" w:customStyle="1" w:styleId="DFAFB501A12241F48B7DEC10F72CB7AA">
    <w:name w:val="DFAFB501A12241F48B7DEC10F72CB7AA"/>
    <w:rsid w:val="00860E84"/>
    <w:rPr>
      <w:lang w:val="en-US" w:eastAsia="en-US"/>
    </w:rPr>
  </w:style>
  <w:style w:type="paragraph" w:customStyle="1" w:styleId="E2818721A8674F6F9A81B8A011871D64">
    <w:name w:val="E2818721A8674F6F9A81B8A011871D64"/>
    <w:rsid w:val="00860E8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Bharat Nagaraju (A0178258N)
Edwin Tam (A0178396J)
 Vignesram Andiappan Selvaraj (A0178215A)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24</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18</cp:revision>
  <cp:lastPrinted>2006-08-01T17:47:00Z</cp:lastPrinted>
  <dcterms:created xsi:type="dcterms:W3CDTF">2019-03-10T03:16:00Z</dcterms:created>
  <dcterms:modified xsi:type="dcterms:W3CDTF">2019-03-10T08:28:00Z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