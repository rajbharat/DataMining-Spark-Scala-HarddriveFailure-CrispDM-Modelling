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C45C19" w:rsidP="00D077E9">
            <w:pPr>
              <w:rPr>
                <w:rFonts w:cstheme="minorHAnsi"/>
              </w:rPr>
            </w:pPr>
            <w:sdt>
              <w:sdtPr>
                <w:rPr>
                  <w:rFonts w:cstheme="minorHAnsi"/>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C972A4" w:rsidRPr="009766E3">
                  <w:rPr>
                    <w:rFonts w:cstheme="minorHAnsi"/>
                  </w:rPr>
                  <w:t xml:space="preserve">Raj Baharat </w:t>
                </w:r>
                <w:r w:rsidR="00C972A4" w:rsidRPr="009766E3">
                  <w:rPr>
                    <w:rFonts w:cstheme="minorHAnsi"/>
                  </w:rPr>
                  <w:br/>
                  <w:t xml:space="preserve">Edwin Tam </w:t>
                </w:r>
                <w:r w:rsidR="00C972A4" w:rsidRPr="009766E3">
                  <w:rPr>
                    <w:rFonts w:cstheme="minorHAnsi"/>
                  </w:rPr>
                  <w:br/>
                  <w:t xml:space="preserve">Vignesh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832115" w:rsidRPr="009766E3" w:rsidRDefault="00447154" w:rsidP="00447154">
      <w:pPr>
        <w:pStyle w:val="ListParagraph"/>
        <w:numPr>
          <w:ilvl w:val="0"/>
          <w:numId w:val="1"/>
        </w:numPr>
        <w:spacing w:after="200"/>
        <w:rPr>
          <w:rFonts w:cstheme="minorHAnsi"/>
        </w:rPr>
      </w:pPr>
      <w:r w:rsidRPr="009766E3">
        <w:rPr>
          <w:rFonts w:cstheme="minorHAnsi"/>
        </w:rPr>
        <w:t xml:space="preserve">What in </w:t>
      </w:r>
      <w:proofErr w:type="spellStart"/>
      <w:r w:rsidRPr="009766E3">
        <w:rPr>
          <w:rFonts w:cstheme="minorHAnsi"/>
        </w:rPr>
        <w:t>B</w:t>
      </w:r>
      <w:r w:rsidR="00C14831" w:rsidRPr="009766E3">
        <w:rPr>
          <w:rFonts w:cstheme="minorHAnsi"/>
        </w:rPr>
        <w:t>ackb</w:t>
      </w:r>
      <w:r w:rsidRPr="009766E3">
        <w:rPr>
          <w:rFonts w:cstheme="minorHAnsi"/>
        </w:rPr>
        <w:t>lazes</w:t>
      </w:r>
      <w:proofErr w:type="spellEnd"/>
      <w:r w:rsidRPr="009766E3">
        <w:rPr>
          <w:rFonts w:cstheme="minorHAnsi"/>
        </w:rPr>
        <w:t xml:space="preserve"> is this about?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 xml:space="preserve">What in </w:t>
      </w:r>
      <w:proofErr w:type="spellStart"/>
      <w:r w:rsidRPr="009766E3">
        <w:rPr>
          <w:rFonts w:asciiTheme="minorHAnsi" w:hAnsiTheme="minorHAnsi" w:cstheme="minorHAnsi"/>
        </w:rPr>
        <w:t>Backblazes</w:t>
      </w:r>
      <w:proofErr w:type="spellEnd"/>
      <w:r w:rsidRPr="009766E3">
        <w:rPr>
          <w:rFonts w:asciiTheme="minorHAnsi" w:hAnsiTheme="minorHAnsi" w:cstheme="minorHAnsi"/>
        </w:rPr>
        <w:t xml:space="preserve"> is this about?</w:t>
      </w:r>
    </w:p>
    <w:p w:rsidR="009766E3" w:rsidRPr="009766E3" w:rsidRDefault="00C45C19"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w:t>
        </w:r>
        <w:r w:rsidR="00D779DB" w:rsidRPr="009766E3">
          <w:rPr>
            <w:rStyle w:val="Hyperlink"/>
            <w:rFonts w:cstheme="minorHAnsi"/>
            <w:b w:val="0"/>
          </w:rPr>
          <w:t>a</w:t>
        </w:r>
        <w:r w:rsidR="00D779DB" w:rsidRPr="009766E3">
          <w:rPr>
            <w:rStyle w:val="Hyperlink"/>
            <w:rFonts w:cstheme="minorHAnsi"/>
            <w:b w:val="0"/>
          </w:rPr>
          <w:t>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Default="00D779DB" w:rsidP="00DF027C">
      <w:pPr>
        <w:rPr>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9F68B5" w:rsidRPr="009766E3" w:rsidRDefault="009F68B5" w:rsidP="00DF027C">
      <w:pPr>
        <w:rPr>
          <w:rFonts w:cstheme="minorHAnsi"/>
          <w:b w:val="0"/>
        </w:rPr>
      </w:pPr>
    </w:p>
    <w:p w:rsidR="003A1006" w:rsidRDefault="009F68B5" w:rsidP="00DF027C">
      <w:pPr>
        <w:rPr>
          <w:ins w:id="0" w:author="Bharat Nagaraju" w:date="2019-03-10T08:44:00Z"/>
          <w:rFonts w:cstheme="minorHAnsi"/>
          <w:b w:val="0"/>
        </w:rPr>
      </w:pPr>
      <w:ins w:id="1" w:author="Bharat Nagaraju" w:date="2019-03-10T08:16:00Z">
        <w:r>
          <w:rPr>
            <w:rFonts w:cstheme="minorHAnsi"/>
            <w:b w:val="0"/>
          </w:rPr>
          <w:t>Data Preprocessing:</w:t>
        </w:r>
      </w:ins>
    </w:p>
    <w:p w:rsidR="001C65C9" w:rsidRDefault="001C65C9" w:rsidP="00DF027C">
      <w:pPr>
        <w:rPr>
          <w:ins w:id="2" w:author="Bharat Nagaraju" w:date="2019-03-10T08:45:00Z"/>
          <w:rFonts w:cstheme="minorHAnsi"/>
          <w:b w:val="0"/>
        </w:rPr>
      </w:pPr>
      <w:ins w:id="3" w:author="Bharat Nagaraju" w:date="2019-03-10T08:45:00Z">
        <w:r>
          <w:rPr>
            <w:rFonts w:cstheme="minorHAnsi"/>
            <w:b w:val="0"/>
          </w:rPr>
          <w:t xml:space="preserve">Based on the statistics published by </w:t>
        </w:r>
      </w:ins>
      <w:ins w:id="4" w:author="Bharat Nagaraju" w:date="2019-03-10T08:46:00Z">
        <w:r>
          <w:rPr>
            <w:rFonts w:cstheme="minorHAnsi"/>
            <w:b w:val="0"/>
          </w:rPr>
          <w:fldChar w:fldCharType="begin"/>
        </w:r>
      </w:ins>
      <w:ins w:id="5" w:author="Bharat Nagaraju" w:date="2019-03-10T08:47:00Z">
        <w:r>
          <w:rPr>
            <w:rFonts w:cstheme="minorHAnsi"/>
            <w:b w:val="0"/>
          </w:rPr>
          <w:instrText>HYPERLINK "https://www.backblaze.com/blog/hard-drive-stats-for-2018/"</w:instrText>
        </w:r>
        <w:r>
          <w:rPr>
            <w:rFonts w:cstheme="minorHAnsi"/>
            <w:b w:val="0"/>
          </w:rPr>
        </w:r>
      </w:ins>
      <w:ins w:id="6" w:author="Bharat Nagaraju" w:date="2019-03-10T08:46:00Z">
        <w:r>
          <w:rPr>
            <w:rFonts w:cstheme="minorHAnsi"/>
            <w:b w:val="0"/>
          </w:rPr>
          <w:fldChar w:fldCharType="separate"/>
        </w:r>
        <w:r w:rsidRPr="001C65C9">
          <w:rPr>
            <w:rStyle w:val="Hyperlink"/>
            <w:rFonts w:cstheme="minorHAnsi"/>
            <w:b w:val="0"/>
          </w:rPr>
          <w:t>Back blaze</w:t>
        </w:r>
        <w:r>
          <w:rPr>
            <w:rFonts w:cstheme="minorHAnsi"/>
            <w:b w:val="0"/>
          </w:rPr>
          <w:fldChar w:fldCharType="end"/>
        </w:r>
      </w:ins>
      <w:ins w:id="7" w:author="Bharat Nagaraju" w:date="2019-03-10T08:47:00Z">
        <w:r>
          <w:rPr>
            <w:rFonts w:cstheme="minorHAnsi"/>
            <w:b w:val="0"/>
          </w:rPr>
          <w:t xml:space="preserve"> for the year 2018</w:t>
        </w:r>
      </w:ins>
      <w:ins w:id="8" w:author="Bharat Nagaraju" w:date="2019-03-10T08:45:00Z">
        <w:r>
          <w:rPr>
            <w:rFonts w:cstheme="minorHAnsi"/>
            <w:b w:val="0"/>
          </w:rPr>
          <w:t xml:space="preserve">, </w:t>
        </w:r>
      </w:ins>
      <w:ins w:id="9" w:author="Bharat Nagaraju" w:date="2019-03-10T08:47:00Z">
        <w:r>
          <w:rPr>
            <w:rFonts w:cstheme="minorHAnsi"/>
            <w:b w:val="0"/>
          </w:rPr>
          <w:t>We chose to examine and analyze the failure reasons for the hard drive that failed th</w:t>
        </w:r>
      </w:ins>
      <w:ins w:id="10" w:author="Bharat Nagaraju" w:date="2019-03-10T08:48:00Z">
        <w:r>
          <w:rPr>
            <w:rFonts w:cstheme="minorHAnsi"/>
            <w:b w:val="0"/>
          </w:rPr>
          <w:t xml:space="preserve">e most. Seagate ST4000DM000 had 581 instances of failure and was the highest among all the </w:t>
        </w:r>
      </w:ins>
      <w:ins w:id="11" w:author="Bharat Nagaraju" w:date="2019-03-10T08:49:00Z">
        <w:r>
          <w:rPr>
            <w:rFonts w:cstheme="minorHAnsi"/>
            <w:b w:val="0"/>
          </w:rPr>
          <w:t>hard drives</w:t>
        </w:r>
      </w:ins>
      <w:ins w:id="12" w:author="Bharat Nagaraju" w:date="2019-03-10T08:48:00Z">
        <w:r>
          <w:rPr>
            <w:rFonts w:cstheme="minorHAnsi"/>
            <w:b w:val="0"/>
          </w:rPr>
          <w:t xml:space="preserve"> </w:t>
        </w:r>
      </w:ins>
      <w:ins w:id="13" w:author="Bharat Nagaraju" w:date="2019-03-10T08:49:00Z">
        <w:r>
          <w:rPr>
            <w:rFonts w:cstheme="minorHAnsi"/>
            <w:b w:val="0"/>
          </w:rPr>
          <w:t>used by Back blaze and will be used in this project for analysis and prediction.</w:t>
        </w:r>
      </w:ins>
    </w:p>
    <w:p w:rsidR="001C65C9" w:rsidRDefault="001C65C9" w:rsidP="00DF027C">
      <w:pPr>
        <w:rPr>
          <w:ins w:id="14" w:author="Bharat Nagaraju" w:date="2019-03-10T08:45:00Z"/>
          <w:rFonts w:cstheme="minorHAnsi"/>
          <w:b w:val="0"/>
        </w:rPr>
      </w:pPr>
    </w:p>
    <w:p w:rsidR="001C65C9" w:rsidRDefault="001C65C9" w:rsidP="00DF027C">
      <w:pPr>
        <w:rPr>
          <w:ins w:id="15" w:author="Bharat Nagaraju" w:date="2019-03-10T08:44:00Z"/>
          <w:rFonts w:cstheme="minorHAnsi"/>
          <w:b w:val="0"/>
        </w:rPr>
      </w:pPr>
      <w:ins w:id="16" w:author="Bharat Nagaraju" w:date="2019-03-10T08:46:00Z">
        <w:r>
          <w:rPr>
            <w:rFonts w:cstheme="minorHAnsi"/>
            <w:b w:val="0"/>
            <w:noProof/>
          </w:rPr>
          <w:drawing>
            <wp:inline distT="0" distB="0" distL="0" distR="0">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ins>
    </w:p>
    <w:p w:rsidR="001C65C9" w:rsidRDefault="001C65C9" w:rsidP="00DF027C">
      <w:pPr>
        <w:rPr>
          <w:ins w:id="17" w:author="Bharat Nagaraju" w:date="2019-03-10T08:44:00Z"/>
          <w:rFonts w:cstheme="minorHAnsi"/>
          <w:b w:val="0"/>
        </w:rPr>
      </w:pPr>
    </w:p>
    <w:p w:rsidR="001C65C9" w:rsidRDefault="001C65C9" w:rsidP="00DF027C">
      <w:pPr>
        <w:rPr>
          <w:ins w:id="18" w:author="Bharat Nagaraju" w:date="2019-03-10T08:22:00Z"/>
          <w:rFonts w:cstheme="minorHAnsi"/>
          <w:b w:val="0"/>
        </w:rPr>
      </w:pPr>
    </w:p>
    <w:p w:rsidR="00141CC7" w:rsidRDefault="001C65C9" w:rsidP="00DF027C">
      <w:pPr>
        <w:rPr>
          <w:ins w:id="19" w:author="Bharat Nagaraju" w:date="2019-03-10T08:37:00Z"/>
          <w:rFonts w:cstheme="minorHAnsi"/>
          <w:b w:val="0"/>
        </w:rPr>
      </w:pPr>
      <w:ins w:id="20" w:author="Bharat Nagaraju" w:date="2019-03-10T08:49:00Z">
        <w:r>
          <w:rPr>
            <w:rFonts w:cstheme="minorHAnsi"/>
            <w:b w:val="0"/>
          </w:rPr>
          <w:t xml:space="preserve">Data shared by </w:t>
        </w:r>
      </w:ins>
      <w:ins w:id="21" w:author="Bharat Nagaraju" w:date="2019-03-10T08:50:00Z">
        <w:r>
          <w:rPr>
            <w:rFonts w:cstheme="minorHAnsi"/>
            <w:b w:val="0"/>
          </w:rPr>
          <w:t>back blaze is</w:t>
        </w:r>
      </w:ins>
      <w:ins w:id="22" w:author="Bharat Nagaraju" w:date="2019-03-10T08:23:00Z">
        <w:r w:rsidR="009F68B5">
          <w:rPr>
            <w:rFonts w:cstheme="minorHAnsi"/>
            <w:b w:val="0"/>
          </w:rPr>
          <w:t xml:space="preserve"> </w:t>
        </w:r>
      </w:ins>
      <w:ins w:id="23" w:author="Bharat Nagaraju" w:date="2019-03-10T08:50:00Z">
        <w:r>
          <w:rPr>
            <w:rFonts w:cstheme="minorHAnsi"/>
            <w:b w:val="0"/>
          </w:rPr>
          <w:t>snapshot i.e.</w:t>
        </w:r>
      </w:ins>
      <w:ins w:id="24" w:author="Bharat Nagaraju" w:date="2019-03-10T08:23:00Z">
        <w:r w:rsidR="009F68B5">
          <w:rPr>
            <w:rFonts w:cstheme="minorHAnsi"/>
            <w:b w:val="0"/>
          </w:rPr>
          <w:t xml:space="preserve"> hard drives which haven’t failed </w:t>
        </w:r>
        <w:r w:rsidR="00141CC7">
          <w:rPr>
            <w:rFonts w:cstheme="minorHAnsi"/>
            <w:b w:val="0"/>
          </w:rPr>
          <w:t>appears in every day s record until th</w:t>
        </w:r>
      </w:ins>
      <w:ins w:id="25" w:author="Bharat Nagaraju" w:date="2019-03-10T08:24:00Z">
        <w:r w:rsidR="00141CC7">
          <w:rPr>
            <w:rFonts w:cstheme="minorHAnsi"/>
            <w:b w:val="0"/>
          </w:rPr>
          <w:t xml:space="preserve">ey fail, if they fail. However, Failed records doesn’t appear from the day they fail and a replacement </w:t>
        </w:r>
      </w:ins>
      <w:ins w:id="26" w:author="Bharat Nagaraju" w:date="2019-03-10T08:25:00Z">
        <w:r w:rsidR="00141CC7">
          <w:rPr>
            <w:rFonts w:cstheme="minorHAnsi"/>
            <w:b w:val="0"/>
          </w:rPr>
          <w:t xml:space="preserve">hard drive (identified by a new serial number) appears from the next day. In order to perform our </w:t>
        </w:r>
      </w:ins>
      <w:ins w:id="27" w:author="Bharat Nagaraju" w:date="2019-03-10T08:26:00Z">
        <w:r w:rsidR="00141CC7">
          <w:rPr>
            <w:rFonts w:cstheme="minorHAnsi"/>
            <w:b w:val="0"/>
          </w:rPr>
          <w:t>analysis,</w:t>
        </w:r>
      </w:ins>
      <w:ins w:id="28" w:author="Bharat Nagaraju" w:date="2019-03-10T08:25:00Z">
        <w:r w:rsidR="00141CC7">
          <w:rPr>
            <w:rFonts w:cstheme="minorHAnsi"/>
            <w:b w:val="0"/>
          </w:rPr>
          <w:t xml:space="preserve"> we need to extract the data </w:t>
        </w:r>
      </w:ins>
      <w:ins w:id="29" w:author="Bharat Nagaraju" w:date="2019-03-10T08:26:00Z">
        <w:r w:rsidR="00141CC7">
          <w:rPr>
            <w:rFonts w:cstheme="minorHAnsi"/>
            <w:b w:val="0"/>
          </w:rPr>
          <w:t xml:space="preserve">from this huge dataset. After unzipping the archive, the data amounts to a </w:t>
        </w:r>
      </w:ins>
      <w:ins w:id="30" w:author="Bharat Nagaraju" w:date="2019-03-10T08:27:00Z">
        <w:r w:rsidR="00141CC7">
          <w:rPr>
            <w:rFonts w:cstheme="minorHAnsi"/>
            <w:b w:val="0"/>
          </w:rPr>
          <w:t>whopping</w:t>
        </w:r>
      </w:ins>
      <w:ins w:id="31" w:author="Bharat Nagaraju" w:date="2019-03-10T08:26:00Z">
        <w:r w:rsidR="00141CC7">
          <w:rPr>
            <w:rFonts w:cstheme="minorHAnsi"/>
            <w:b w:val="0"/>
          </w:rPr>
          <w:t xml:space="preserve"> 10 GB.</w:t>
        </w:r>
      </w:ins>
    </w:p>
    <w:p w:rsidR="00595F36" w:rsidRDefault="00595F36" w:rsidP="00DF027C">
      <w:pPr>
        <w:rPr>
          <w:ins w:id="32" w:author="Bharat Nagaraju" w:date="2019-03-10T08:37:00Z"/>
          <w:rFonts w:cstheme="minorHAnsi"/>
          <w:b w:val="0"/>
        </w:rPr>
      </w:pPr>
    </w:p>
    <w:p w:rsidR="00595F36" w:rsidRDefault="00595F36" w:rsidP="00DF027C">
      <w:pPr>
        <w:rPr>
          <w:ins w:id="33" w:author="Bharat Nagaraju" w:date="2019-03-10T08:37:00Z"/>
          <w:rFonts w:cstheme="minorHAnsi"/>
          <w:b w:val="0"/>
        </w:rPr>
      </w:pPr>
      <w:ins w:id="34" w:author="Bharat Nagaraju" w:date="2019-03-10T08:37:00Z">
        <w:r>
          <w:rPr>
            <w:rFonts w:cstheme="minorHAnsi"/>
            <w:noProof/>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ins>
    </w:p>
    <w:p w:rsidR="00595F36" w:rsidRDefault="00595F36" w:rsidP="00DF027C">
      <w:pPr>
        <w:rPr>
          <w:ins w:id="35" w:author="Bharat Nagaraju" w:date="2019-03-10T08:27:00Z"/>
          <w:rFonts w:cstheme="minorHAnsi"/>
          <w:b w:val="0"/>
        </w:rPr>
      </w:pPr>
    </w:p>
    <w:p w:rsidR="009F68B5" w:rsidRDefault="00141CC7" w:rsidP="00DF027C">
      <w:pPr>
        <w:rPr>
          <w:ins w:id="36" w:author="Bharat Nagaraju" w:date="2019-03-10T08:37:00Z"/>
          <w:rFonts w:cstheme="minorHAnsi"/>
          <w:b w:val="0"/>
        </w:rPr>
      </w:pPr>
      <w:ins w:id="37" w:author="Bharat Nagaraju" w:date="2019-03-10T08:26:00Z">
        <w:r>
          <w:rPr>
            <w:rFonts w:cstheme="minorHAnsi"/>
            <w:b w:val="0"/>
          </w:rPr>
          <w:t xml:space="preserve"> </w:t>
        </w:r>
      </w:ins>
      <w:ins w:id="38" w:author="Bharat Nagaraju" w:date="2019-03-10T08:27:00Z">
        <w:r>
          <w:rPr>
            <w:rFonts w:cstheme="minorHAnsi"/>
            <w:b w:val="0"/>
          </w:rPr>
          <w:t xml:space="preserve">This volume of data cannot be processed using simple R or Python packages </w:t>
        </w:r>
      </w:ins>
      <w:ins w:id="39" w:author="Bharat Nagaraju" w:date="2019-03-10T08:35:00Z">
        <w:r w:rsidR="00595F36">
          <w:rPr>
            <w:rFonts w:cstheme="minorHAnsi"/>
            <w:b w:val="0"/>
          </w:rPr>
          <w:t>since they are not designed to scale to such huge volume of data and use in memory processing</w:t>
        </w:r>
      </w:ins>
      <w:ins w:id="40" w:author="Bharat Nagaraju" w:date="2019-03-10T08:27:00Z">
        <w:r>
          <w:rPr>
            <w:rFonts w:cstheme="minorHAnsi"/>
            <w:b w:val="0"/>
          </w:rPr>
          <w:t xml:space="preserve">. </w:t>
        </w:r>
      </w:ins>
      <w:ins w:id="41" w:author="Bharat Nagaraju" w:date="2019-03-10T08:28:00Z">
        <w:r>
          <w:rPr>
            <w:rFonts w:cstheme="minorHAnsi"/>
            <w:b w:val="0"/>
          </w:rPr>
          <w:t xml:space="preserve"> </w:t>
        </w:r>
      </w:ins>
      <w:ins w:id="42" w:author="Bharat Nagaraju" w:date="2019-03-10T08:29:00Z">
        <w:r>
          <w:rPr>
            <w:rFonts w:cstheme="minorHAnsi"/>
            <w:b w:val="0"/>
          </w:rPr>
          <w:t xml:space="preserve">We tried to </w:t>
        </w:r>
      </w:ins>
      <w:ins w:id="43" w:author="Bharat Nagaraju" w:date="2019-03-10T08:34:00Z">
        <w:r w:rsidR="00595F36">
          <w:rPr>
            <w:rFonts w:cstheme="minorHAnsi"/>
            <w:b w:val="0"/>
          </w:rPr>
          <w:t xml:space="preserve">use </w:t>
        </w:r>
      </w:ins>
      <w:ins w:id="44" w:author="Bharat Nagaraju" w:date="2019-03-10T08:28:00Z">
        <w:r>
          <w:rPr>
            <w:rFonts w:cstheme="minorHAnsi"/>
            <w:b w:val="0"/>
          </w:rPr>
          <w:fldChar w:fldCharType="begin"/>
        </w:r>
        <w:r>
          <w:rPr>
            <w:rFonts w:cstheme="minorHAnsi"/>
            <w:b w:val="0"/>
          </w:rPr>
          <w:instrText xml:space="preserve"> HYPERLINK "https://spark.apache.org/docs/latest/sparkr.html" </w:instrText>
        </w:r>
        <w:r>
          <w:rPr>
            <w:rFonts w:cstheme="minorHAnsi"/>
            <w:b w:val="0"/>
          </w:rPr>
        </w:r>
        <w:r>
          <w:rPr>
            <w:rFonts w:cstheme="minorHAnsi"/>
            <w:b w:val="0"/>
          </w:rPr>
          <w:fldChar w:fldCharType="separate"/>
        </w:r>
        <w:r w:rsidRPr="00141CC7">
          <w:rPr>
            <w:rStyle w:val="Hyperlink"/>
            <w:rFonts w:cstheme="minorHAnsi"/>
            <w:b w:val="0"/>
          </w:rPr>
          <w:t>SparkR</w:t>
        </w:r>
        <w:r>
          <w:rPr>
            <w:rFonts w:cstheme="minorHAnsi"/>
            <w:b w:val="0"/>
          </w:rPr>
          <w:fldChar w:fldCharType="end"/>
        </w:r>
        <w:r>
          <w:rPr>
            <w:rFonts w:cstheme="minorHAnsi"/>
            <w:b w:val="0"/>
          </w:rPr>
          <w:t xml:space="preserve"> and </w:t>
        </w:r>
      </w:ins>
      <w:ins w:id="45" w:author="Bharat Nagaraju" w:date="2019-03-10T08:30:00Z">
        <w:r>
          <w:rPr>
            <w:rFonts w:cstheme="minorHAnsi"/>
            <w:b w:val="0"/>
          </w:rPr>
          <w:fldChar w:fldCharType="begin"/>
        </w:r>
        <w:r>
          <w:rPr>
            <w:rFonts w:cstheme="minorHAnsi"/>
            <w:b w:val="0"/>
          </w:rPr>
          <w:instrText xml:space="preserve"> HYPERLINK "https://spark.rstudio.com/" </w:instrText>
        </w:r>
        <w:r>
          <w:rPr>
            <w:rFonts w:cstheme="minorHAnsi"/>
            <w:b w:val="0"/>
          </w:rPr>
        </w:r>
        <w:r>
          <w:rPr>
            <w:rFonts w:cstheme="minorHAnsi"/>
            <w:b w:val="0"/>
          </w:rPr>
          <w:fldChar w:fldCharType="separate"/>
        </w:r>
        <w:r w:rsidRPr="00141CC7">
          <w:rPr>
            <w:rStyle w:val="Hyperlink"/>
            <w:rFonts w:cstheme="minorHAnsi"/>
            <w:b w:val="0"/>
          </w:rPr>
          <w:t>SparklyR</w:t>
        </w:r>
        <w:r>
          <w:rPr>
            <w:rFonts w:cstheme="minorHAnsi"/>
            <w:b w:val="0"/>
          </w:rPr>
          <w:fldChar w:fldCharType="end"/>
        </w:r>
      </w:ins>
      <w:ins w:id="46" w:author="Bharat Nagaraju" w:date="2019-03-10T08:29:00Z">
        <w:r>
          <w:rPr>
            <w:rFonts w:cstheme="minorHAnsi"/>
            <w:b w:val="0"/>
          </w:rPr>
          <w:t xml:space="preserve"> , R packages</w:t>
        </w:r>
      </w:ins>
      <w:ins w:id="47" w:author="Bharat Nagaraju" w:date="2019-03-10T08:30:00Z">
        <w:r>
          <w:rPr>
            <w:rFonts w:cstheme="minorHAnsi"/>
            <w:b w:val="0"/>
          </w:rPr>
          <w:t xml:space="preserve"> that are</w:t>
        </w:r>
      </w:ins>
      <w:ins w:id="48" w:author="Bharat Nagaraju" w:date="2019-03-10T08:29:00Z">
        <w:r>
          <w:rPr>
            <w:rFonts w:cstheme="minorHAnsi"/>
            <w:b w:val="0"/>
          </w:rPr>
          <w:t xml:space="preserve"> </w:t>
        </w:r>
      </w:ins>
      <w:ins w:id="49" w:author="Bharat Nagaraju" w:date="2019-03-10T08:30:00Z">
        <w:r>
          <w:rPr>
            <w:rFonts w:cstheme="minorHAnsi"/>
            <w:b w:val="0"/>
          </w:rPr>
          <w:t xml:space="preserve">provided </w:t>
        </w:r>
      </w:ins>
      <w:ins w:id="50" w:author="Bharat Nagaraju" w:date="2019-03-10T08:29:00Z">
        <w:r>
          <w:rPr>
            <w:rFonts w:cstheme="minorHAnsi"/>
            <w:b w:val="0"/>
          </w:rPr>
          <w:t xml:space="preserve">to connect to </w:t>
        </w:r>
      </w:ins>
      <w:ins w:id="51" w:author="Bharat Nagaraju" w:date="2019-03-10T08:30:00Z">
        <w:r>
          <w:rPr>
            <w:rFonts w:cstheme="minorHAnsi"/>
            <w:b w:val="0"/>
          </w:rPr>
          <w:t>a Spark</w:t>
        </w:r>
      </w:ins>
      <w:ins w:id="52" w:author="Bharat Nagaraju" w:date="2019-03-10T08:29:00Z">
        <w:r>
          <w:rPr>
            <w:rFonts w:cstheme="minorHAnsi"/>
            <w:b w:val="0"/>
          </w:rPr>
          <w:t xml:space="preserve"> instance for Batch processing</w:t>
        </w:r>
      </w:ins>
      <w:ins w:id="53" w:author="Bharat Nagaraju" w:date="2019-03-10T08:30:00Z">
        <w:r>
          <w:rPr>
            <w:rFonts w:cstheme="minorHAnsi"/>
            <w:b w:val="0"/>
          </w:rPr>
          <w:t xml:space="preserve"> data files</w:t>
        </w:r>
      </w:ins>
      <w:ins w:id="54" w:author="Bharat Nagaraju" w:date="2019-03-10T08:31:00Z">
        <w:r>
          <w:rPr>
            <w:rFonts w:cstheme="minorHAnsi"/>
            <w:b w:val="0"/>
          </w:rPr>
          <w:t xml:space="preserve">. </w:t>
        </w:r>
      </w:ins>
      <w:ins w:id="55" w:author="Bharat Nagaraju" w:date="2019-03-10T08:35:00Z">
        <w:r w:rsidR="00595F36">
          <w:rPr>
            <w:rFonts w:cstheme="minorHAnsi"/>
            <w:b w:val="0"/>
          </w:rPr>
          <w:t>D</w:t>
        </w:r>
      </w:ins>
      <w:ins w:id="56" w:author="Bharat Nagaraju" w:date="2019-03-10T08:33:00Z">
        <w:r>
          <w:rPr>
            <w:rFonts w:cstheme="minorHAnsi"/>
            <w:b w:val="0"/>
          </w:rPr>
          <w:t>ifferent techniques</w:t>
        </w:r>
      </w:ins>
      <w:ins w:id="57" w:author="Bharat Nagaraju" w:date="2019-03-10T08:35:00Z">
        <w:r w:rsidR="00595F36">
          <w:rPr>
            <w:rFonts w:cstheme="minorHAnsi"/>
            <w:b w:val="0"/>
          </w:rPr>
          <w:t xml:space="preserve"> were employed</w:t>
        </w:r>
      </w:ins>
      <w:ins w:id="58" w:author="Bharat Nagaraju" w:date="2019-03-10T08:33:00Z">
        <w:r>
          <w:rPr>
            <w:rFonts w:cstheme="minorHAnsi"/>
            <w:b w:val="0"/>
          </w:rPr>
          <w:t xml:space="preserve"> using both packages – Streaming data connector of SparkR to handle huge number of </w:t>
        </w:r>
      </w:ins>
      <w:ins w:id="59" w:author="Bharat Nagaraju" w:date="2019-03-10T08:34:00Z">
        <w:r w:rsidR="00595F36">
          <w:rPr>
            <w:rFonts w:cstheme="minorHAnsi"/>
            <w:b w:val="0"/>
          </w:rPr>
          <w:t>data files (365 files – each file of minimum size 40 MB)</w:t>
        </w:r>
      </w:ins>
      <w:ins w:id="60" w:author="Bharat Nagaraju" w:date="2019-03-10T08:35:00Z">
        <w:r w:rsidR="00595F36">
          <w:rPr>
            <w:rFonts w:cstheme="minorHAnsi"/>
            <w:b w:val="0"/>
          </w:rPr>
          <w:t xml:space="preserve"> and Batch File</w:t>
        </w:r>
      </w:ins>
      <w:ins w:id="61" w:author="Bharat Nagaraju" w:date="2019-03-10T08:36:00Z">
        <w:r w:rsidR="00595F36">
          <w:rPr>
            <w:rFonts w:cstheme="minorHAnsi"/>
            <w:b w:val="0"/>
          </w:rPr>
          <w:t xml:space="preserve"> processing using SparklyR. These packages were able to only load a maximum of 3 Gig and failed terribly beyond that. We </w:t>
        </w:r>
      </w:ins>
      <w:ins w:id="62" w:author="Bharat Nagaraju" w:date="2019-03-10T08:37:00Z">
        <w:r w:rsidR="00595F36">
          <w:rPr>
            <w:rFonts w:cstheme="minorHAnsi"/>
            <w:b w:val="0"/>
          </w:rPr>
          <w:t>decided to use native Spark using Scala to extract the required data.</w:t>
        </w:r>
      </w:ins>
    </w:p>
    <w:p w:rsidR="00595F36" w:rsidRDefault="00595F36" w:rsidP="00DF027C">
      <w:pPr>
        <w:rPr>
          <w:ins w:id="63" w:author="Bharat Nagaraju" w:date="2019-03-10T08:42:00Z"/>
          <w:rFonts w:cstheme="minorHAnsi"/>
          <w:b w:val="0"/>
        </w:rPr>
      </w:pPr>
      <w:ins w:id="64" w:author="Bharat Nagaraju" w:date="2019-03-10T08:37:00Z">
        <w:r>
          <w:rPr>
            <w:rFonts w:cstheme="minorHAnsi"/>
            <w:b w:val="0"/>
          </w:rPr>
          <w:t xml:space="preserve">Using </w:t>
        </w:r>
      </w:ins>
      <w:ins w:id="65" w:author="Bharat Nagaraju" w:date="2019-03-10T08:38:00Z">
        <w:r>
          <w:rPr>
            <w:rFonts w:cstheme="minorHAnsi"/>
            <w:b w:val="0"/>
          </w:rPr>
          <w:t>data tables</w:t>
        </w:r>
      </w:ins>
      <w:ins w:id="66" w:author="Bharat Nagaraju" w:date="2019-03-10T08:37:00Z">
        <w:r>
          <w:rPr>
            <w:rFonts w:cstheme="minorHAnsi"/>
            <w:b w:val="0"/>
          </w:rPr>
          <w:t xml:space="preserve"> a</w:t>
        </w:r>
      </w:ins>
      <w:ins w:id="67" w:author="Bharat Nagaraju" w:date="2019-03-10T08:38:00Z">
        <w:r>
          <w:rPr>
            <w:rFonts w:cstheme="minorHAnsi"/>
            <w:b w:val="0"/>
          </w:rPr>
          <w:t xml:space="preserve">nd RDD’s, </w:t>
        </w:r>
      </w:ins>
      <w:ins w:id="68" w:author="Bharat Nagaraju" w:date="2019-03-10T08:50:00Z">
        <w:r w:rsidR="001C65C9">
          <w:rPr>
            <w:rFonts w:cstheme="minorHAnsi"/>
            <w:b w:val="0"/>
          </w:rPr>
          <w:t>we</w:t>
        </w:r>
      </w:ins>
      <w:ins w:id="69" w:author="Bharat Nagaraju" w:date="2019-03-10T08:38:00Z">
        <w:r>
          <w:rPr>
            <w:rFonts w:cstheme="minorHAnsi"/>
            <w:b w:val="0"/>
          </w:rPr>
          <w:t xml:space="preserve"> managed to extract all the hard drives that are </w:t>
        </w:r>
      </w:ins>
      <w:ins w:id="70" w:author="Bharat Nagaraju" w:date="2019-03-10T08:39:00Z">
        <w:r>
          <w:rPr>
            <w:rFonts w:cstheme="minorHAnsi"/>
            <w:b w:val="0"/>
          </w:rPr>
          <w:t>at least</w:t>
        </w:r>
      </w:ins>
      <w:ins w:id="71" w:author="Bharat Nagaraju" w:date="2019-03-10T08:38:00Z">
        <w:r>
          <w:rPr>
            <w:rFonts w:cstheme="minorHAnsi"/>
            <w:b w:val="0"/>
          </w:rPr>
          <w:t xml:space="preserve"> one ye</w:t>
        </w:r>
      </w:ins>
      <w:ins w:id="72" w:author="Bharat Nagaraju" w:date="2019-03-10T08:39:00Z">
        <w:r>
          <w:rPr>
            <w:rFonts w:cstheme="minorHAnsi"/>
            <w:b w:val="0"/>
          </w:rPr>
          <w:t xml:space="preserve">ar old </w:t>
        </w:r>
      </w:ins>
      <w:ins w:id="73" w:author="Bharat Nagaraju" w:date="2019-03-10T08:41:00Z">
        <w:r>
          <w:rPr>
            <w:rFonts w:cstheme="minorHAnsi"/>
            <w:b w:val="0"/>
          </w:rPr>
          <w:t xml:space="preserve">and all the failed hard drive </w:t>
        </w:r>
      </w:ins>
      <w:ins w:id="74" w:author="Bharat Nagaraju" w:date="2019-03-10T08:44:00Z">
        <w:r>
          <w:rPr>
            <w:rFonts w:cstheme="minorHAnsi"/>
            <w:b w:val="0"/>
          </w:rPr>
          <w:t>data records</w:t>
        </w:r>
      </w:ins>
      <w:ins w:id="75" w:author="Bharat Nagaraju" w:date="2019-03-10T08:41:00Z">
        <w:r>
          <w:rPr>
            <w:rFonts w:cstheme="minorHAnsi"/>
            <w:b w:val="0"/>
          </w:rPr>
          <w:t xml:space="preserve"> </w:t>
        </w:r>
      </w:ins>
      <w:ins w:id="76" w:author="Bharat Nagaraju" w:date="2019-03-10T08:44:00Z">
        <w:r>
          <w:rPr>
            <w:rFonts w:cstheme="minorHAnsi"/>
            <w:b w:val="0"/>
          </w:rPr>
          <w:t>in order</w:t>
        </w:r>
      </w:ins>
      <w:ins w:id="77" w:author="Bharat Nagaraju" w:date="2019-03-10T08:41:00Z">
        <w:r>
          <w:rPr>
            <w:rFonts w:cstheme="minorHAnsi"/>
            <w:b w:val="0"/>
          </w:rPr>
          <w:t xml:space="preserve"> to maintain a </w:t>
        </w:r>
      </w:ins>
      <w:ins w:id="78" w:author="Bharat Nagaraju" w:date="2019-03-10T08:42:00Z">
        <w:r>
          <w:rPr>
            <w:rFonts w:cstheme="minorHAnsi"/>
            <w:b w:val="0"/>
          </w:rPr>
          <w:t>balance in the number of success and failure records.</w:t>
        </w:r>
      </w:ins>
    </w:p>
    <w:p w:rsidR="00595F36" w:rsidRDefault="00595F36" w:rsidP="00DF027C">
      <w:pPr>
        <w:rPr>
          <w:ins w:id="79" w:author="Bharat Nagaraju" w:date="2019-03-10T08:44:00Z"/>
          <w:rFonts w:cstheme="minorHAnsi"/>
          <w:b w:val="0"/>
        </w:rPr>
      </w:pPr>
      <w:ins w:id="80" w:author="Bharat Nagaraju" w:date="2019-03-10T08:41:00Z">
        <w:r>
          <w:rPr>
            <w:rFonts w:cstheme="minorHAnsi"/>
            <w:b w:val="0"/>
          </w:rPr>
          <w:t xml:space="preserve"> </w:t>
        </w:r>
      </w:ins>
    </w:p>
    <w:p w:rsidR="00595F36" w:rsidRDefault="00595F36" w:rsidP="00DF027C">
      <w:pPr>
        <w:rPr>
          <w:ins w:id="81" w:author="Bharat Nagaraju" w:date="2019-03-10T08:41:00Z"/>
          <w:rFonts w:cstheme="minorHAnsi"/>
          <w:b w:val="0"/>
        </w:rPr>
      </w:pPr>
      <w:ins w:id="82" w:author="Bharat Nagaraju" w:date="2019-03-10T08:44:00Z">
        <w:r>
          <w:rPr>
            <w:rFonts w:cstheme="minorHAnsi"/>
            <w:b w:val="0"/>
          </w:rPr>
          <w:t>Spark Snippet:</w:t>
        </w:r>
      </w:ins>
    </w:p>
    <w:p w:rsidR="00595F36" w:rsidRPr="00595F36" w:rsidRDefault="00595F36" w:rsidP="00595F36">
      <w:pPr>
        <w:rPr>
          <w:ins w:id="83" w:author="Bharat Nagaraju" w:date="2019-03-10T08:43:00Z"/>
          <w:rFonts w:cstheme="minorHAnsi"/>
          <w:b w:val="0"/>
        </w:rPr>
      </w:pPr>
      <w:proofErr w:type="spellStart"/>
      <w:ins w:id="84" w:author="Bharat Nagaraju" w:date="2019-03-10T08:43:00Z">
        <w:r w:rsidRPr="00595F36">
          <w:rPr>
            <w:rFonts w:cstheme="minorHAnsi"/>
            <w:b w:val="0"/>
          </w:rPr>
          <w:t>val</w:t>
        </w:r>
        <w:proofErr w:type="spellEnd"/>
        <w:r w:rsidRPr="00595F36">
          <w:rPr>
            <w:rFonts w:cstheme="minorHAnsi"/>
            <w:b w:val="0"/>
          </w:rPr>
          <w:t xml:space="preserve"> success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(SELECT *, </w:t>
        </w:r>
        <w:proofErr w:type="spellStart"/>
        <w:r w:rsidRPr="00595F36">
          <w:rPr>
            <w:rFonts w:cstheme="minorHAnsi"/>
            <w:b w:val="0"/>
          </w:rPr>
          <w:t>dense_rank</w:t>
        </w:r>
        <w:proofErr w:type="spellEnd"/>
        <w:r w:rsidRPr="00595F36">
          <w:rPr>
            <w:rFonts w:cstheme="minorHAnsi"/>
            <w:b w:val="0"/>
          </w:rPr>
          <w:t xml:space="preserve">() </w:t>
        </w:r>
      </w:ins>
    </w:p>
    <w:p w:rsidR="00595F36" w:rsidRPr="00595F36" w:rsidRDefault="00595F36" w:rsidP="00595F36">
      <w:pPr>
        <w:rPr>
          <w:ins w:id="85" w:author="Bharat Nagaraju" w:date="2019-03-10T08:43:00Z"/>
          <w:rFonts w:cstheme="minorHAnsi"/>
          <w:b w:val="0"/>
        </w:rPr>
      </w:pPr>
      <w:ins w:id="86" w:author="Bharat Nagaraju" w:date="2019-03-10T08:43:00Z">
        <w:r w:rsidRPr="00595F36">
          <w:rPr>
            <w:rFonts w:cstheme="minorHAnsi"/>
            <w:b w:val="0"/>
          </w:rPr>
          <w:t xml:space="preserve">OVER (PARTITION BY </w:t>
        </w:r>
        <w:proofErr w:type="spellStart"/>
        <w:r w:rsidRPr="00595F36">
          <w:rPr>
            <w:rFonts w:cstheme="minorHAnsi"/>
            <w:b w:val="0"/>
          </w:rPr>
          <w:t>serial_number</w:t>
        </w:r>
        <w:proofErr w:type="spellEnd"/>
        <w:r w:rsidRPr="00595F36">
          <w:rPr>
            <w:rFonts w:cstheme="minorHAnsi"/>
            <w:b w:val="0"/>
          </w:rPr>
          <w:t xml:space="preserve"> ORDER BY date DESC) as </w:t>
        </w:r>
        <w:proofErr w:type="spellStart"/>
        <w:r w:rsidRPr="00595F36">
          <w:rPr>
            <w:rFonts w:cstheme="minorHAnsi"/>
            <w:b w:val="0"/>
          </w:rPr>
          <w:t>LatestRec</w:t>
        </w:r>
        <w:proofErr w:type="spellEnd"/>
        <w:r w:rsidRPr="00595F36">
          <w:rPr>
            <w:rFonts w:cstheme="minorHAnsi"/>
            <w:b w:val="0"/>
          </w:rPr>
          <w:t xml:space="preserve">  </w:t>
        </w:r>
      </w:ins>
    </w:p>
    <w:p w:rsidR="00595F36" w:rsidRPr="00595F36" w:rsidRDefault="00595F36" w:rsidP="00595F36">
      <w:pPr>
        <w:rPr>
          <w:ins w:id="87" w:author="Bharat Nagaraju" w:date="2019-03-10T08:43:00Z"/>
          <w:rFonts w:cstheme="minorHAnsi"/>
          <w:b w:val="0"/>
        </w:rPr>
      </w:pPr>
      <w:ins w:id="88" w:author="Bharat Nagaraju" w:date="2019-03-10T08:43:00Z">
        <w:r w:rsidRPr="00595F36">
          <w:rPr>
            <w:rFonts w:cstheme="minorHAnsi"/>
            <w:b w:val="0"/>
          </w:rPr>
          <w:lastRenderedPageBreak/>
          <w:t xml:space="preserve">FROM </w:t>
        </w:r>
        <w:proofErr w:type="spellStart"/>
        <w:proofErr w:type="gramStart"/>
        <w:r w:rsidRPr="00595F36">
          <w:rPr>
            <w:rFonts w:cstheme="minorHAnsi"/>
            <w:b w:val="0"/>
          </w:rPr>
          <w:t>peopleTemp</w:t>
        </w:r>
        <w:proofErr w:type="spellEnd"/>
        <w:r w:rsidRPr="00595F36">
          <w:rPr>
            <w:rFonts w:cstheme="minorHAnsi"/>
            <w:b w:val="0"/>
          </w:rPr>
          <w:t xml:space="preserve"> )</w:t>
        </w:r>
        <w:proofErr w:type="gramEnd"/>
        <w:r w:rsidRPr="00595F36">
          <w:rPr>
            <w:rFonts w:cstheme="minorHAnsi"/>
            <w:b w:val="0"/>
          </w:rPr>
          <w:t xml:space="preserve"> where failure=0 and model='ST4000DM000' </w:t>
        </w:r>
      </w:ins>
    </w:p>
    <w:p w:rsidR="00595F36" w:rsidRPr="00595F36" w:rsidRDefault="00595F36" w:rsidP="00595F36">
      <w:pPr>
        <w:rPr>
          <w:ins w:id="89" w:author="Bharat Nagaraju" w:date="2019-03-10T08:43:00Z"/>
          <w:rFonts w:cstheme="minorHAnsi"/>
          <w:b w:val="0"/>
        </w:rPr>
      </w:pPr>
      <w:ins w:id="90" w:author="Bharat Nagaraju" w:date="2019-03-10T08:43:00Z">
        <w:r w:rsidRPr="00595F36">
          <w:rPr>
            <w:rFonts w:cstheme="minorHAnsi"/>
            <w:b w:val="0"/>
          </w:rPr>
          <w:t xml:space="preserve">and </w:t>
        </w:r>
        <w:proofErr w:type="gramStart"/>
        <w:r w:rsidRPr="00595F36">
          <w:rPr>
            <w:rFonts w:cstheme="minorHAnsi"/>
            <w:b w:val="0"/>
          </w:rPr>
          <w:t>CAST(</w:t>
        </w:r>
        <w:proofErr w:type="gramEnd"/>
        <w:r w:rsidRPr="00595F36">
          <w:rPr>
            <w:rFonts w:cstheme="minorHAnsi"/>
            <w:b w:val="0"/>
          </w:rPr>
          <w:t xml:space="preserve">smart_9_raw as INT) &gt; 8760 and </w:t>
        </w:r>
        <w:proofErr w:type="spellStart"/>
        <w:r w:rsidRPr="00595F36">
          <w:rPr>
            <w:rFonts w:cstheme="minorHAnsi"/>
            <w:b w:val="0"/>
          </w:rPr>
          <w:t>LatestRec</w:t>
        </w:r>
        <w:proofErr w:type="spellEnd"/>
        <w:r w:rsidRPr="00595F36">
          <w:rPr>
            <w:rFonts w:cstheme="minorHAnsi"/>
            <w:b w:val="0"/>
          </w:rPr>
          <w:t>=1")</w:t>
        </w:r>
      </w:ins>
    </w:p>
    <w:p w:rsidR="00595F36" w:rsidRPr="00595F36" w:rsidRDefault="00595F36" w:rsidP="00595F36">
      <w:pPr>
        <w:rPr>
          <w:ins w:id="91" w:author="Bharat Nagaraju" w:date="2019-03-10T08:43:00Z"/>
          <w:rFonts w:cstheme="minorHAnsi"/>
          <w:b w:val="0"/>
        </w:rPr>
      </w:pPr>
    </w:p>
    <w:p w:rsidR="00595F36" w:rsidRPr="00595F36" w:rsidRDefault="00595F36" w:rsidP="00595F36">
      <w:pPr>
        <w:rPr>
          <w:ins w:id="92" w:author="Bharat Nagaraju" w:date="2019-03-10T08:43:00Z"/>
          <w:rFonts w:cstheme="minorHAnsi"/>
          <w:b w:val="0"/>
        </w:rPr>
      </w:pPr>
      <w:ins w:id="93" w:author="Bharat Nagaraju" w:date="2019-03-10T08:43:00Z">
        <w:r w:rsidRPr="00595F36">
          <w:rPr>
            <w:rFonts w:cstheme="minorHAnsi"/>
            <w:b w:val="0"/>
          </w:rPr>
          <w:t xml:space="preserve"> </w:t>
        </w:r>
        <w:proofErr w:type="spellStart"/>
        <w:proofErr w:type="gramStart"/>
        <w:r w:rsidRPr="00595F36">
          <w:rPr>
            <w:rFonts w:cstheme="minorHAnsi"/>
            <w:b w:val="0"/>
          </w:rPr>
          <w:t>success.coalesce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ins>
    </w:p>
    <w:p w:rsidR="00595F36" w:rsidRPr="00595F36" w:rsidRDefault="00595F36" w:rsidP="00595F36">
      <w:pPr>
        <w:rPr>
          <w:ins w:id="94" w:author="Bharat Nagaraju" w:date="2019-03-10T08:43:00Z"/>
          <w:rFonts w:cstheme="minorHAnsi"/>
          <w:b w:val="0"/>
        </w:rPr>
      </w:pPr>
      <w:ins w:id="95" w:author="Bharat Nagaraju" w:date="2019-03-10T08:43:00Z">
        <w:r w:rsidRPr="00595F36">
          <w:rPr>
            <w:rFonts w:cstheme="minorHAnsi"/>
            <w:b w:val="0"/>
          </w:rPr>
          <w:t xml:space="preserve"> </w:t>
        </w:r>
        <w:proofErr w:type="gramStart"/>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").save("file:///C:/data/HD_success_2018")</w:t>
        </w:r>
      </w:ins>
    </w:p>
    <w:p w:rsidR="00595F36" w:rsidRDefault="00595F36" w:rsidP="00595F36">
      <w:pPr>
        <w:rPr>
          <w:ins w:id="96" w:author="Bharat Nagaraju" w:date="2019-03-10T08:51:00Z"/>
          <w:rFonts w:cstheme="minorHAnsi"/>
          <w:b w:val="0"/>
        </w:rPr>
      </w:pPr>
      <w:ins w:id="97" w:author="Bharat Nagaraju" w:date="2019-03-10T08:43:00Z">
        <w:r w:rsidRPr="00595F36">
          <w:rPr>
            <w:rFonts w:cstheme="minorHAnsi"/>
            <w:b w:val="0"/>
          </w:rPr>
          <w:t xml:space="preserve"> </w:t>
        </w:r>
      </w:ins>
    </w:p>
    <w:p w:rsidR="001C65C9" w:rsidRPr="001C65C9" w:rsidRDefault="001C65C9" w:rsidP="00595F36">
      <w:pPr>
        <w:rPr>
          <w:ins w:id="98" w:author="Bharat Nagaraju" w:date="2019-03-10T08:43:00Z"/>
          <w:rFonts w:cstheme="minorHAnsi"/>
          <w:b w:val="0"/>
          <w:i/>
          <w:rPrChange w:id="99" w:author="Bharat Nagaraju" w:date="2019-03-10T08:51:00Z">
            <w:rPr>
              <w:ins w:id="100" w:author="Bharat Nagaraju" w:date="2019-03-10T08:43:00Z"/>
              <w:rFonts w:cstheme="minorHAnsi"/>
              <w:b w:val="0"/>
            </w:rPr>
          </w:rPrChange>
        </w:rPr>
      </w:pPr>
      <w:ins w:id="101" w:author="Bharat Nagaraju" w:date="2019-03-10T08:51:00Z">
        <w:r>
          <w:rPr>
            <w:rFonts w:cstheme="minorHAnsi"/>
            <w:b w:val="0"/>
            <w:i/>
          </w:rPr>
          <w:t xml:space="preserve">Here </w:t>
        </w:r>
        <w:r w:rsidRPr="00595F36">
          <w:rPr>
            <w:rFonts w:cstheme="minorHAnsi"/>
            <w:b w:val="0"/>
          </w:rPr>
          <w:t>smart_9_raw</w:t>
        </w:r>
        <w:r>
          <w:rPr>
            <w:rFonts w:cstheme="minorHAnsi"/>
            <w:b w:val="0"/>
          </w:rPr>
          <w:t xml:space="preserve"> is the life of hard drive. Hard drives whose life is more than 365 days (365*24 = </w:t>
        </w:r>
      </w:ins>
      <w:ins w:id="102" w:author="Bharat Nagaraju" w:date="2019-03-10T08:52:00Z">
        <w:r>
          <w:rPr>
            <w:rFonts w:cstheme="minorHAnsi"/>
            <w:b w:val="0"/>
          </w:rPr>
          <w:t>8760) and which haven’t failed are chosen.</w:t>
        </w:r>
      </w:ins>
    </w:p>
    <w:p w:rsidR="00595F36" w:rsidRPr="00595F36" w:rsidRDefault="00595F36" w:rsidP="00595F36">
      <w:pPr>
        <w:rPr>
          <w:ins w:id="103" w:author="Bharat Nagaraju" w:date="2019-03-10T08:43:00Z"/>
          <w:rFonts w:cstheme="minorHAnsi"/>
          <w:b w:val="0"/>
        </w:rPr>
      </w:pPr>
      <w:ins w:id="104" w:author="Bharat Nagaraju" w:date="2019-03-10T08:43:00Z">
        <w:r w:rsidRPr="00595F36">
          <w:rPr>
            <w:rFonts w:cstheme="minorHAnsi"/>
            <w:b w:val="0"/>
          </w:rPr>
          <w:t xml:space="preserve"> </w:t>
        </w:r>
      </w:ins>
    </w:p>
    <w:p w:rsidR="00595F36" w:rsidRPr="00595F36" w:rsidRDefault="00595F36" w:rsidP="00595F36">
      <w:pPr>
        <w:rPr>
          <w:ins w:id="105" w:author="Bharat Nagaraju" w:date="2019-03-10T08:43:00Z"/>
          <w:rFonts w:cstheme="minorHAnsi"/>
          <w:b w:val="0"/>
        </w:rPr>
      </w:pPr>
      <w:proofErr w:type="spellStart"/>
      <w:ins w:id="106" w:author="Bharat Nagaraju" w:date="2019-03-10T08:43:00Z">
        <w:r w:rsidRPr="00595F36">
          <w:rPr>
            <w:rFonts w:cstheme="minorHAnsi"/>
            <w:b w:val="0"/>
          </w:rPr>
          <w:t>val</w:t>
        </w:r>
        <w:proofErr w:type="spellEnd"/>
        <w:r w:rsidRPr="00595F36">
          <w:rPr>
            <w:rFonts w:cstheme="minorHAnsi"/>
            <w:b w:val="0"/>
          </w:rPr>
          <w:t xml:space="preserve"> failures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w:t>
        </w:r>
        <w:proofErr w:type="spellStart"/>
        <w:r w:rsidRPr="00595F36">
          <w:rPr>
            <w:rFonts w:cstheme="minorHAnsi"/>
            <w:b w:val="0"/>
          </w:rPr>
          <w:t>peopleTemp</w:t>
        </w:r>
        <w:proofErr w:type="spellEnd"/>
        <w:r w:rsidRPr="00595F36">
          <w:rPr>
            <w:rFonts w:cstheme="minorHAnsi"/>
            <w:b w:val="0"/>
          </w:rPr>
          <w:t xml:space="preserve"> where failure=1 and model='ST4000DM000'")</w:t>
        </w:r>
      </w:ins>
    </w:p>
    <w:p w:rsidR="00595F36" w:rsidRPr="00595F36" w:rsidRDefault="00595F36" w:rsidP="00595F36">
      <w:pPr>
        <w:rPr>
          <w:ins w:id="107" w:author="Bharat Nagaraju" w:date="2019-03-10T08:43:00Z"/>
          <w:rFonts w:cstheme="minorHAnsi"/>
          <w:b w:val="0"/>
        </w:rPr>
      </w:pPr>
      <w:proofErr w:type="spellStart"/>
      <w:proofErr w:type="gramStart"/>
      <w:ins w:id="108" w:author="Bharat Nagaraju" w:date="2019-03-10T08:43:00Z">
        <w:r w:rsidRPr="00595F36">
          <w:rPr>
            <w:rFonts w:cstheme="minorHAnsi"/>
            <w:b w:val="0"/>
          </w:rPr>
          <w:t>failures.coalesce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ins>
    </w:p>
    <w:p w:rsidR="00595F36" w:rsidRDefault="00595F36" w:rsidP="00595F36">
      <w:pPr>
        <w:rPr>
          <w:ins w:id="109" w:author="Bharat Nagaraju" w:date="2019-03-10T08:41:00Z"/>
          <w:rFonts w:cstheme="minorHAnsi"/>
          <w:b w:val="0"/>
        </w:rPr>
      </w:pPr>
      <w:proofErr w:type="gramStart"/>
      <w:ins w:id="110" w:author="Bharat Nagaraju" w:date="2019-03-10T08:43:00Z">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").save("file:///C:/data/HD_fail_2018")</w:t>
        </w:r>
      </w:ins>
    </w:p>
    <w:p w:rsidR="00595F36" w:rsidRPr="009766E3" w:rsidRDefault="00595F36" w:rsidP="00DF027C">
      <w:pPr>
        <w:rPr>
          <w:rFonts w:cstheme="minorHAnsi"/>
          <w:b w:val="0"/>
        </w:rPr>
      </w:pPr>
    </w:p>
    <w:p w:rsidR="009F68B5" w:rsidRDefault="009F68B5" w:rsidP="00DF027C">
      <w:pPr>
        <w:rPr>
          <w:ins w:id="111" w:author="Bharat Nagaraju" w:date="2019-03-10T11:08:00Z"/>
          <w:rFonts w:cstheme="minorHAnsi"/>
          <w:b w:val="0"/>
          <w:u w:val="single"/>
        </w:rPr>
      </w:pPr>
      <w:ins w:id="112" w:author="Bharat Nagaraju" w:date="2019-03-10T08:20:00Z">
        <w:r>
          <w:rPr>
            <w:noProof/>
          </w:rPr>
          <w:drawing>
            <wp:inline distT="0" distB="0" distL="0" distR="0" wp14:anchorId="2D5B5DE3" wp14:editId="3B35A0A4">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9196" cy="4373074"/>
                      </a:xfrm>
                      <a:prstGeom prst="rect">
                        <a:avLst/>
                      </a:prstGeom>
                    </pic:spPr>
                  </pic:pic>
                </a:graphicData>
              </a:graphic>
            </wp:inline>
          </w:drawing>
        </w:r>
      </w:ins>
      <w:ins w:id="113" w:author="Bharat Nagaraju" w:date="2019-03-10T11:05:00Z">
        <w:r w:rsidR="00F84929" w:rsidRPr="00F84929">
          <w:rPr>
            <w:rFonts w:cstheme="minorHAnsi"/>
            <w:b w:val="0"/>
            <w:u w:val="single"/>
          </w:rPr>
          <w:t xml:space="preserve"> </w:t>
        </w:r>
        <w:r w:rsidR="00F84929">
          <w:rPr>
            <w:rFonts w:cstheme="minorHAnsi"/>
            <w:b w:val="0"/>
            <w:u w:val="single"/>
          </w:rPr>
          <w:br/>
        </w:r>
        <w:r w:rsidR="00F84929" w:rsidRPr="006362A3">
          <w:rPr>
            <w:rFonts w:cstheme="minorHAnsi"/>
            <w:b w:val="0"/>
            <w:u w:val="single"/>
          </w:rPr>
          <w:t xml:space="preserve">Back blaze team </w:t>
        </w:r>
        <w:r w:rsidR="00F84929">
          <w:rPr>
            <w:rFonts w:cstheme="minorHAnsi"/>
            <w:b w:val="0"/>
            <w:u w:val="single"/>
          </w:rPr>
          <w:t xml:space="preserve">has constantly </w:t>
        </w:r>
        <w:r w:rsidR="00F84929">
          <w:rPr>
            <w:rFonts w:cstheme="minorHAnsi"/>
            <w:b w:val="0"/>
            <w:u w:val="single"/>
          </w:rPr>
          <w:t>evolved</w:t>
        </w:r>
        <w:r w:rsidR="00F84929">
          <w:rPr>
            <w:rFonts w:cstheme="minorHAnsi"/>
            <w:b w:val="0"/>
            <w:u w:val="single"/>
          </w:rPr>
          <w:t xml:space="preserve"> the data emitted out of hard drive by adding more measures / fields. Q2 / Q3 has 4 more columns compared to Q1 and Q4 has 20 </w:t>
        </w:r>
        <w:r w:rsidR="00F84929">
          <w:rPr>
            <w:rFonts w:cstheme="minorHAnsi"/>
            <w:b w:val="0"/>
            <w:u w:val="single"/>
          </w:rPr>
          <w:lastRenderedPageBreak/>
          <w:t>more columns compared to Q2/Q3. So we are eliminating those additional columns from Q</w:t>
        </w:r>
        <w:proofErr w:type="gramStart"/>
        <w:r w:rsidR="00F84929">
          <w:rPr>
            <w:rFonts w:cstheme="minorHAnsi"/>
            <w:b w:val="0"/>
            <w:u w:val="single"/>
          </w:rPr>
          <w:t>2 ,</w:t>
        </w:r>
        <w:proofErr w:type="gramEnd"/>
        <w:r w:rsidR="00F84929">
          <w:rPr>
            <w:rFonts w:cstheme="minorHAnsi"/>
            <w:b w:val="0"/>
            <w:u w:val="single"/>
          </w:rPr>
          <w:t xml:space="preserve"> Q3 and Q4 to transformed all of the dataset  to one standard i.e. Q1 format.</w:t>
        </w:r>
      </w:ins>
    </w:p>
    <w:p w:rsidR="00F84929" w:rsidRDefault="00F84929" w:rsidP="00DF027C">
      <w:pPr>
        <w:rPr>
          <w:ins w:id="114" w:author="Bharat Nagaraju" w:date="2019-03-10T11:08:00Z"/>
          <w:rFonts w:cstheme="minorHAnsi"/>
          <w:b w:val="0"/>
          <w:u w:val="single"/>
        </w:rPr>
      </w:pPr>
    </w:p>
    <w:p w:rsidR="00F84929" w:rsidRDefault="00F84929" w:rsidP="00DF027C">
      <w:pPr>
        <w:rPr>
          <w:ins w:id="115" w:author="Bharat Nagaraju" w:date="2019-03-10T11:09:00Z"/>
          <w:rFonts w:cstheme="minorHAnsi"/>
          <w:b w:val="0"/>
          <w:u w:val="single"/>
        </w:rPr>
      </w:pPr>
      <w:ins w:id="116" w:author="Bharat Nagaraju" w:date="2019-03-10T11:08:00Z">
        <w:r>
          <w:rPr>
            <w:rFonts w:cstheme="minorHAnsi"/>
            <w:b w:val="0"/>
            <w:u w:val="single"/>
          </w:rPr>
          <w:t xml:space="preserve">After running the preprocessing scripts, required data has been reduced to </w:t>
        </w:r>
        <w:r w:rsidR="002F24B4">
          <w:rPr>
            <w:rFonts w:cstheme="minorHAnsi"/>
            <w:b w:val="0"/>
            <w:u w:val="single"/>
          </w:rPr>
          <w:t>8MB approximately and is ready for EDA / Data cleansing and mode</w:t>
        </w:r>
      </w:ins>
      <w:ins w:id="117" w:author="Bharat Nagaraju" w:date="2019-03-10T11:09:00Z">
        <w:r w:rsidR="002F24B4">
          <w:rPr>
            <w:rFonts w:cstheme="minorHAnsi"/>
            <w:b w:val="0"/>
            <w:u w:val="single"/>
          </w:rPr>
          <w:t>lling.</w:t>
        </w:r>
        <w:r w:rsidR="00F47F37">
          <w:rPr>
            <w:rFonts w:cstheme="minorHAnsi"/>
            <w:b w:val="0"/>
            <w:u w:val="single"/>
          </w:rPr>
          <w:t xml:space="preserve"> If the modelling results are not satisfactory, required data needs to be crunched out as per CRISP DM process.</w:t>
        </w:r>
        <w:bookmarkStart w:id="118" w:name="_GoBack"/>
        <w:bookmarkEnd w:id="118"/>
      </w:ins>
    </w:p>
    <w:p w:rsidR="002F24B4" w:rsidRDefault="002F24B4" w:rsidP="00DF027C">
      <w:pPr>
        <w:rPr>
          <w:ins w:id="119" w:author="Bharat Nagaraju" w:date="2019-03-10T11:08:00Z"/>
          <w:rFonts w:cstheme="minorHAnsi"/>
          <w:b w:val="0"/>
          <w:u w:val="single"/>
        </w:rPr>
      </w:pPr>
    </w:p>
    <w:p w:rsidR="002F24B4" w:rsidRPr="009766E3" w:rsidRDefault="002F24B4" w:rsidP="00DF027C">
      <w:pPr>
        <w:rPr>
          <w:rFonts w:cstheme="minorHAnsi"/>
        </w:rPr>
      </w:pPr>
      <w:ins w:id="120" w:author="Bharat Nagaraju" w:date="2019-03-10T11:08:00Z">
        <w:r>
          <w:rPr>
            <w:noProof/>
          </w:rPr>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006475"/>
                      </a:xfrm>
                      <a:prstGeom prst="rect">
                        <a:avLst/>
                      </a:prstGeom>
                    </pic:spPr>
                  </pic:pic>
                </a:graphicData>
              </a:graphic>
            </wp:inline>
          </w:drawing>
        </w:r>
      </w:ins>
    </w:p>
    <w:p w:rsidR="003673B0" w:rsidRPr="00F84929" w:rsidRDefault="003673B0">
      <w:pPr>
        <w:spacing w:after="200"/>
        <w:rPr>
          <w:rFonts w:cstheme="minorHAnsi"/>
          <w:b w:val="0"/>
          <w:u w:val="single"/>
          <w:rPrChange w:id="121" w:author="Bharat Nagaraju" w:date="2019-03-10T10:58:00Z">
            <w:rPr>
              <w:rFonts w:cstheme="minorHAnsi"/>
            </w:rPr>
          </w:rPrChange>
        </w:rPr>
      </w:pPr>
      <w:r w:rsidRPr="00F84929">
        <w:rPr>
          <w:rFonts w:cstheme="minorHAnsi"/>
          <w:b w:val="0"/>
          <w:u w:val="single"/>
          <w:rPrChange w:id="122" w:author="Bharat Nagaraju" w:date="2019-03-10T10:58:00Z">
            <w:rPr>
              <w:rFonts w:cstheme="minorHAnsi"/>
            </w:rPr>
          </w:rPrChange>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w:t>
      </w:r>
      <w:proofErr w:type="gramStart"/>
      <w:r w:rsidRPr="009766E3">
        <w:rPr>
          <w:rStyle w:val="HTMLCode"/>
          <w:rFonts w:asciiTheme="minorHAnsi" w:hAnsiTheme="minorHAnsi" w:cstheme="minorHAnsi"/>
          <w:color w:val="333333"/>
        </w:rPr>
        <w:t>by</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w:t>
      </w:r>
      <w:proofErr w:type="gramStart"/>
      <w:r w:rsidRPr="009766E3">
        <w:rPr>
          <w:rStyle w:val="HTMLCode"/>
          <w:rFonts w:asciiTheme="minorHAnsi" w:hAnsiTheme="minorHAnsi" w:cstheme="minorHAnsi"/>
          <w:color w:val="333333"/>
        </w:rPr>
        <w:t>n(</w:t>
      </w:r>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count(</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summary(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w:t>
      </w:r>
      <w:proofErr w:type="gramStart"/>
      <w:r w:rsidRPr="009766E3">
        <w:rPr>
          <w:rFonts w:asciiTheme="minorHAnsi" w:hAnsiTheme="minorHAnsi" w:cstheme="minorHAnsi"/>
        </w:rPr>
        <w:t>raw“</w:t>
      </w:r>
      <w:proofErr w:type="gramEnd"/>
      <w:r w:rsidRPr="009766E3">
        <w:rPr>
          <w:rFonts w:asciiTheme="minorHAnsi" w:hAnsiTheme="minorHAnsi" w:cstheme="minorHAnsi"/>
        </w:rPr>
        <w:t>);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For the rest of this section, we will look </w:t>
      </w:r>
      <w:proofErr w:type="gramStart"/>
      <w:r w:rsidRPr="009766E3">
        <w:rPr>
          <w:rFonts w:asciiTheme="minorHAnsi" w:hAnsiTheme="minorHAnsi" w:cstheme="minorHAnsi"/>
        </w:rPr>
        <w:t>for the amount of</w:t>
      </w:r>
      <w:proofErr w:type="gramEnd"/>
      <w:r w:rsidRPr="009766E3">
        <w:rPr>
          <w:rFonts w:asciiTheme="minorHAnsi" w:hAnsiTheme="minorHAnsi" w:cstheme="minorHAnsi"/>
        </w:rPr>
        <w:t xml:space="preserve">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Apart from missing values, what columns contain only 1 value? Columns with constant values shouldn’t </w:t>
      </w:r>
      <w:proofErr w:type="gramStart"/>
      <w:r w:rsidRPr="009766E3">
        <w:rPr>
          <w:rFonts w:asciiTheme="minorHAnsi" w:hAnsiTheme="minorHAnsi" w:cstheme="minorHAnsi"/>
        </w:rPr>
        <w:t>have an effect on</w:t>
      </w:r>
      <w:proofErr w:type="gramEnd"/>
      <w:r w:rsidRPr="009766E3">
        <w:rPr>
          <w:rFonts w:asciiTheme="minorHAnsi" w:hAnsiTheme="minorHAnsi" w:cstheme="minorHAnsi"/>
        </w:rPr>
        <w:t xml:space="preserve">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w:t>
      </w:r>
      <w:proofErr w:type="gramStart"/>
      <w:r w:rsidRPr="009766E3">
        <w:rPr>
          <w:rStyle w:val="HTMLCode"/>
          <w:rFonts w:asciiTheme="minorHAnsi" w:hAnsiTheme="minorHAnsi" w:cstheme="minorHAnsi"/>
          <w:color w:val="333333"/>
        </w:rPr>
        <w:t>apply(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proofErr w:type="gram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 xml:space="preserve">4. How Many Outliers Are There </w:t>
      </w:r>
      <w:proofErr w:type="gramStart"/>
      <w:r w:rsidRPr="009766E3">
        <w:rPr>
          <w:rStyle w:val="Strong"/>
          <w:rFonts w:asciiTheme="minorHAnsi" w:eastAsiaTheme="majorEastAsia" w:hAnsiTheme="minorHAnsi" w:cstheme="minorHAnsi"/>
        </w:rPr>
        <w:t>In</w:t>
      </w:r>
      <w:proofErr w:type="gramEnd"/>
      <w:r w:rsidRPr="009766E3">
        <w:rPr>
          <w:rStyle w:val="Strong"/>
          <w:rFonts w:asciiTheme="minorHAnsi" w:eastAsiaTheme="majorEastAsia" w:hAnsiTheme="minorHAnsi" w:cstheme="minorHAnsi"/>
        </w:rPr>
        <w:t xml:space="preserve">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gramStart"/>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i</w:t>
      </w:r>
      <w:proofErr w:type="spellEnd"/>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w:t>
      </w:r>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gramStart"/>
      <w:r w:rsidRPr="009766E3">
        <w:rPr>
          <w:rStyle w:val="HTMLCode"/>
          <w:rFonts w:asciiTheme="minorHAnsi" w:hAnsiTheme="minorHAnsi" w:cstheme="minorHAnsi"/>
          <w:color w:val="333333"/>
        </w:rPr>
        <w:t>show(</w:t>
      </w:r>
      <w:proofErr w:type="spellStart"/>
      <w:proofErr w:type="gramEnd"/>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lastRenderedPageBreak/>
        <w:t xml:space="preserve">We notice that a variety of attributes are skewed left or right. </w:t>
      </w:r>
      <w:proofErr w:type="gramStart"/>
      <w:r>
        <w:rPr>
          <w:rFonts w:asciiTheme="minorHAnsi" w:hAnsiTheme="minorHAnsi" w:cstheme="minorHAnsi"/>
        </w:rPr>
        <w:t>However</w:t>
      </w:r>
      <w:proofErr w:type="gramEnd"/>
      <w:r>
        <w:rPr>
          <w:rFonts w:asciiTheme="minorHAnsi" w:hAnsiTheme="minorHAnsi" w:cstheme="minorHAnsi"/>
        </w:rPr>
        <w:t xml:space="preserve"> we suspect that the skew is due to them having some kind of significance in predicting the output (1 or 0) as SMART Stats are only reported on an ad-hoc basis. </w:t>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We will investigate further when we build the models. </w:t>
      </w:r>
    </w:p>
    <w:p w:rsidR="00790A27" w:rsidRPr="009766E3" w:rsidRDefault="00790A27" w:rsidP="009766E3">
      <w:pPr>
        <w:pStyle w:val="NormalWeb"/>
        <w:spacing w:before="0" w:beforeAutospacing="0" w:after="150" w:afterAutospacing="0"/>
        <w:rPr>
          <w:rFonts w:asciiTheme="minorHAnsi" w:hAnsiTheme="minorHAnsi" w:cstheme="minorHAnsi"/>
        </w:rPr>
      </w:pP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This dataset contains time data and, in addition, Hard Drives when queried do not necessarily reveal certain SMART Stats. We’d like to see if a </w:t>
      </w:r>
      <w:proofErr w:type="gramStart"/>
      <w:r w:rsidRPr="009766E3">
        <w:rPr>
          <w:rFonts w:asciiTheme="minorHAnsi" w:hAnsiTheme="minorHAnsi" w:cstheme="minorHAnsi"/>
        </w:rPr>
        <w:t>patterns</w:t>
      </w:r>
      <w:proofErr w:type="gramEnd"/>
      <w:r w:rsidRPr="009766E3">
        <w:rPr>
          <w:rFonts w:asciiTheme="minorHAnsi" w:hAnsiTheme="minorHAnsi" w:cstheme="minorHAnsi"/>
        </w:rPr>
        <w:t xml:space="preserve">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would consider </w:t>
      </w:r>
      <w:r w:rsidRPr="009766E3">
        <w:rPr>
          <w:rStyle w:val="Strong"/>
          <w:rFonts w:asciiTheme="minorHAnsi" w:eastAsiaTheme="majorEastAsia" w:hAnsiTheme="minorHAnsi" w:cstheme="minorHAnsi"/>
        </w:rPr>
        <w:t xml:space="preserve">using just the Apr to Oct duration for our prediction </w:t>
      </w:r>
      <w:proofErr w:type="gramStart"/>
      <w:r w:rsidRPr="009766E3">
        <w:rPr>
          <w:rStyle w:val="Strong"/>
          <w:rFonts w:asciiTheme="minorHAnsi" w:eastAsiaTheme="majorEastAsia" w:hAnsiTheme="minorHAnsi" w:cstheme="minorHAnsi"/>
        </w:rPr>
        <w:t>models, and</w:t>
      </w:r>
      <w:proofErr w:type="gramEnd"/>
      <w:r w:rsidRPr="009766E3">
        <w:rPr>
          <w:rStyle w:val="Strong"/>
          <w:rFonts w:asciiTheme="minorHAnsi" w:eastAsiaTheme="majorEastAsia" w:hAnsiTheme="minorHAnsi" w:cstheme="minorHAnsi"/>
        </w:rPr>
        <w:t xml:space="preserve">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proofErr w:type="gramStart"/>
      <w:r w:rsidRPr="009766E3">
        <w:rPr>
          <w:rFonts w:asciiTheme="minorHAnsi" w:hAnsiTheme="minorHAnsi" w:cstheme="minorHAnsi"/>
        </w:rPr>
        <w:t>Lastly</w:t>
      </w:r>
      <w:proofErr w:type="gramEnd"/>
      <w:r w:rsidRPr="009766E3">
        <w:rPr>
          <w:rFonts w:asciiTheme="minorHAnsi" w:hAnsiTheme="minorHAnsi" w:cstheme="minorHAnsi"/>
        </w:rPr>
        <w:t xml:space="preserve">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00B24897">
        <w:rPr>
          <w:rStyle w:val="hljs-string"/>
          <w:rFonts w:asciiTheme="minorHAnsi" w:hAnsiTheme="minorHAnsi" w:cstheme="minorHAnsi"/>
          <w:color w:val="DD1144"/>
        </w:rPr>
        <w:t>, method=”</w:t>
      </w:r>
      <w:proofErr w:type="spellStart"/>
      <w:r w:rsidR="00B24897">
        <w:rPr>
          <w:rStyle w:val="hljs-string"/>
          <w:rFonts w:asciiTheme="minorHAnsi" w:hAnsiTheme="minorHAnsi" w:cstheme="minorHAnsi"/>
          <w:color w:val="DD1144"/>
        </w:rPr>
        <w:t>pearson</w:t>
      </w:r>
      <w:proofErr w:type="spellEnd"/>
      <w:r w:rsidR="00B24897">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B24897" w:rsidRPr="009766E3"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Pr>
          <w:rStyle w:val="hljs-string"/>
          <w:rFonts w:asciiTheme="minorHAnsi" w:hAnsiTheme="minorHAnsi" w:cstheme="minorHAnsi"/>
          <w:color w:val="DD1144"/>
        </w:rPr>
        <w:t>, method=”spearman”</w:t>
      </w:r>
      <w:r w:rsidRPr="009766E3">
        <w:rPr>
          <w:rStyle w:val="HTMLCode"/>
          <w:rFonts w:asciiTheme="minorHAnsi" w:hAnsiTheme="minorHAnsi" w:cstheme="minorHAnsi"/>
          <w:color w:val="333333"/>
        </w:rPr>
        <w:t>)</w:t>
      </w:r>
    </w:p>
    <w:p w:rsidR="0018410F" w:rsidRPr="0018410F"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tbl>
      <w:tblPr>
        <w:tblStyle w:val="TableGrid"/>
        <w:tblW w:w="0" w:type="auto"/>
        <w:tblLook w:val="04A0" w:firstRow="1" w:lastRow="0" w:firstColumn="1" w:lastColumn="0" w:noHBand="0" w:noVBand="1"/>
      </w:tblPr>
      <w:tblGrid>
        <w:gridCol w:w="4951"/>
        <w:gridCol w:w="4975"/>
      </w:tblGrid>
      <w:tr w:rsidR="0018410F" w:rsidTr="0018410F">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Pearson</w:t>
            </w:r>
          </w:p>
        </w:tc>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B2489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Spearman</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high correlations between:</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smart_194_raw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lastRenderedPageBreak/>
        <w:t>smart_9_raw | smart_250_raw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smart_251_raw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smart_192_raw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smart_193_raw | smart_242_raw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smart_195_raw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smart_197_raw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smart_199_raw | smart_200_raw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smart_220_raw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smart_224_raw | smart_225_raw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smart_242_raw | smart_250_raw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should keep the following variables: smart_4_raw; smart_9_raw; smart_193_raw; smart_195_raw; smart_198_raw; smart_199_raw; smart_198_raw; smart_224_raw; smart_242_raw</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22" w:history="1">
        <w:r w:rsidRPr="00DB042B">
          <w:rPr>
            <w:rStyle w:val="Hyperlink"/>
            <w:b w:val="0"/>
            <w:color w:val="auto"/>
            <w:sz w:val="24"/>
            <w:u w:val="none"/>
          </w:rPr>
          <w:t>Towards Data Science</w:t>
        </w:r>
      </w:hyperlink>
      <w:r w:rsidRPr="00DB042B">
        <w:rPr>
          <w:b w:val="0"/>
          <w:color w:val="auto"/>
          <w:sz w:val="24"/>
        </w:rPr>
        <w:t>)</w:t>
      </w:r>
    </w:p>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211771406"/>
              <w:placeholder>
                <w:docPart w:val="CC4DA4C0B2A34151B67CEB5BFB64714D"/>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1578129585"/>
              <w:placeholder>
                <w:docPart w:val="AEE91889CC97472F9DE251B8CB2F280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379943658"/>
              <w:placeholder>
                <w:docPart w:val="B612C35515944F0BA2A88B5B1926F358"/>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1" name="Text Box 11"/>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1" o:spid="_x0000_s1028"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PoiIOw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71762074"/>
              <w:placeholder>
                <w:docPart w:val="D65405111472456290F520CEA8A82C76"/>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15254190"/>
              <w:placeholder>
                <w:docPart w:val="6D375362045B4CE4B7343999C44C0EBA"/>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801223741"/>
              <w:placeholder>
                <w:docPart w:val="B2520F616C1840BAA2FE0752530A07B7"/>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624235668"/>
              <w:placeholder>
                <w:docPart w:val="6F0C398E0C6642589EA149ED89318DB9"/>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148947725"/>
              <w:placeholder>
                <w:docPart w:val="94B76336E3E34DCDAF1D05925E122E3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2" name="Text Box 12"/>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2"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iqf1Y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661119750"/>
              <w:placeholder>
                <w:docPart w:val="E94466C443C74553BC73E4FCC52828F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627932710"/>
              <w:placeholder>
                <w:docPart w:val="290EB7703E4F4529930B29573798CA1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lastRenderedPageBreak/>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449616232"/>
              <w:placeholder>
                <w:docPart w:val="CB3944957FE2456288097F38223A1CB3"/>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465429713"/>
              <w:placeholder>
                <w:docPart w:val="DC6CF87C61004F07A91B9E3546076982"/>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676234344"/>
              <w:placeholder>
                <w:docPart w:val="3472F31936C044E18FFD26294BAA9B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3" name="Text Box 13"/>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3" o:spid="_x0000_s1030"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ABqw4/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262150267"/>
              <w:placeholder>
                <w:docPart w:val="CD5110748F024A259EBAD309AF64B8C0"/>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24728134"/>
              <w:placeholder>
                <w:docPart w:val="15994D7448B44AACB7EA8764A5EC265E"/>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23"/>
      <w:footerReference w:type="default" r:id="rId2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5C19" w:rsidRDefault="00C45C19">
      <w:r>
        <w:separator/>
      </w:r>
    </w:p>
    <w:p w:rsidR="00C45C19" w:rsidRDefault="00C45C19"/>
  </w:endnote>
  <w:endnote w:type="continuationSeparator" w:id="0">
    <w:p w:rsidR="00C45C19" w:rsidRDefault="00C45C19">
      <w:r>
        <w:continuationSeparator/>
      </w:r>
    </w:p>
    <w:p w:rsidR="00C45C19" w:rsidRDefault="00C45C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5C19" w:rsidRDefault="00C45C19">
      <w:r>
        <w:separator/>
      </w:r>
    </w:p>
    <w:p w:rsidR="00C45C19" w:rsidRDefault="00C45C19"/>
  </w:footnote>
  <w:footnote w:type="continuationSeparator" w:id="0">
    <w:p w:rsidR="00C45C19" w:rsidRDefault="00C45C19">
      <w:r>
        <w:continuationSeparator/>
      </w:r>
    </w:p>
    <w:p w:rsidR="00C45C19" w:rsidRDefault="00C45C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4"/>
  </w:num>
  <w:num w:numId="2">
    <w:abstractNumId w:val="1"/>
  </w:num>
  <w:num w:numId="3">
    <w:abstractNumId w:val="6"/>
  </w:num>
  <w:num w:numId="4">
    <w:abstractNumId w:val="16"/>
  </w:num>
  <w:num w:numId="5">
    <w:abstractNumId w:val="10"/>
  </w:num>
  <w:num w:numId="6">
    <w:abstractNumId w:val="3"/>
  </w:num>
  <w:num w:numId="7">
    <w:abstractNumId w:val="7"/>
  </w:num>
  <w:num w:numId="8">
    <w:abstractNumId w:val="13"/>
  </w:num>
  <w:num w:numId="9">
    <w:abstractNumId w:val="2"/>
  </w:num>
  <w:num w:numId="10">
    <w:abstractNumId w:val="12"/>
  </w:num>
  <w:num w:numId="11">
    <w:abstractNumId w:val="8"/>
  </w:num>
  <w:num w:numId="12">
    <w:abstractNumId w:val="15"/>
  </w:num>
  <w:num w:numId="13">
    <w:abstractNumId w:val="11"/>
  </w:num>
  <w:num w:numId="14">
    <w:abstractNumId w:val="9"/>
  </w:num>
  <w:num w:numId="15">
    <w:abstractNumId w:val="5"/>
  </w:num>
  <w:num w:numId="16">
    <w:abstractNumId w:val="0"/>
  </w:num>
  <w:num w:numId="17">
    <w:abstractNumId w:val="4"/>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50324"/>
    <w:rsid w:val="000A0150"/>
    <w:rsid w:val="000E63C9"/>
    <w:rsid w:val="00130E9D"/>
    <w:rsid w:val="00141CC7"/>
    <w:rsid w:val="00150A6D"/>
    <w:rsid w:val="00181F5E"/>
    <w:rsid w:val="0018410F"/>
    <w:rsid w:val="00185B35"/>
    <w:rsid w:val="001C65C9"/>
    <w:rsid w:val="001D3311"/>
    <w:rsid w:val="001E2B11"/>
    <w:rsid w:val="001F2BC8"/>
    <w:rsid w:val="001F5F6B"/>
    <w:rsid w:val="002025F7"/>
    <w:rsid w:val="00243EBC"/>
    <w:rsid w:val="00246A35"/>
    <w:rsid w:val="00284348"/>
    <w:rsid w:val="002E52F3"/>
    <w:rsid w:val="002F24B4"/>
    <w:rsid w:val="002F51F5"/>
    <w:rsid w:val="00312137"/>
    <w:rsid w:val="00330359"/>
    <w:rsid w:val="0033762F"/>
    <w:rsid w:val="00366C7E"/>
    <w:rsid w:val="003673B0"/>
    <w:rsid w:val="00384EA3"/>
    <w:rsid w:val="003A1006"/>
    <w:rsid w:val="003A39A1"/>
    <w:rsid w:val="003C2191"/>
    <w:rsid w:val="003D3863"/>
    <w:rsid w:val="003D70CE"/>
    <w:rsid w:val="003E598A"/>
    <w:rsid w:val="004110DE"/>
    <w:rsid w:val="0044085A"/>
    <w:rsid w:val="00447154"/>
    <w:rsid w:val="004B21A5"/>
    <w:rsid w:val="004E0B0D"/>
    <w:rsid w:val="005037F0"/>
    <w:rsid w:val="00516A86"/>
    <w:rsid w:val="005275F6"/>
    <w:rsid w:val="00572102"/>
    <w:rsid w:val="00595F36"/>
    <w:rsid w:val="005D1666"/>
    <w:rsid w:val="005F1BB0"/>
    <w:rsid w:val="00656C4D"/>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32115"/>
    <w:rsid w:val="00862FE4"/>
    <w:rsid w:val="0086389A"/>
    <w:rsid w:val="0087605E"/>
    <w:rsid w:val="00877123"/>
    <w:rsid w:val="00895013"/>
    <w:rsid w:val="008B1FEE"/>
    <w:rsid w:val="00903C32"/>
    <w:rsid w:val="00916B16"/>
    <w:rsid w:val="009173B9"/>
    <w:rsid w:val="0093335D"/>
    <w:rsid w:val="0093613E"/>
    <w:rsid w:val="00943026"/>
    <w:rsid w:val="009431EC"/>
    <w:rsid w:val="00966B81"/>
    <w:rsid w:val="009766E3"/>
    <w:rsid w:val="009C7720"/>
    <w:rsid w:val="009E257B"/>
    <w:rsid w:val="009F68B5"/>
    <w:rsid w:val="00A23AFA"/>
    <w:rsid w:val="00A31B3E"/>
    <w:rsid w:val="00A532F3"/>
    <w:rsid w:val="00A76B6F"/>
    <w:rsid w:val="00A8489E"/>
    <w:rsid w:val="00AC29F3"/>
    <w:rsid w:val="00B231E5"/>
    <w:rsid w:val="00B24897"/>
    <w:rsid w:val="00B356B0"/>
    <w:rsid w:val="00BA0DBB"/>
    <w:rsid w:val="00BD4C6B"/>
    <w:rsid w:val="00C02B87"/>
    <w:rsid w:val="00C14831"/>
    <w:rsid w:val="00C4086D"/>
    <w:rsid w:val="00C45C19"/>
    <w:rsid w:val="00C952A3"/>
    <w:rsid w:val="00C972A4"/>
    <w:rsid w:val="00CA1896"/>
    <w:rsid w:val="00CB5B28"/>
    <w:rsid w:val="00CF5371"/>
    <w:rsid w:val="00D0323A"/>
    <w:rsid w:val="00D0559F"/>
    <w:rsid w:val="00D077E9"/>
    <w:rsid w:val="00D42CB7"/>
    <w:rsid w:val="00D5413D"/>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81B40"/>
    <w:rsid w:val="00EC4D1D"/>
    <w:rsid w:val="00EF555B"/>
    <w:rsid w:val="00F027BB"/>
    <w:rsid w:val="00F11DCF"/>
    <w:rsid w:val="00F15C42"/>
    <w:rsid w:val="00F162EA"/>
    <w:rsid w:val="00F3315C"/>
    <w:rsid w:val="00F430C6"/>
    <w:rsid w:val="00F47F37"/>
    <w:rsid w:val="00F52D27"/>
    <w:rsid w:val="00F53F5B"/>
    <w:rsid w:val="00F83527"/>
    <w:rsid w:val="00F84929"/>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DA6C4"/>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www.backblaze.com/b2/hard-drive-test-data.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5.png"/><Relationship Id="rId22" Type="http://schemas.openxmlformats.org/officeDocument/2006/relationships/hyperlink" Target="https://towardsdatascience.com/how-to-handle-missing-data-8646b18db0d4"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CC4DA4C0B2A34151B67CEB5BFB64714D"/>
        <w:category>
          <w:name w:val="General"/>
          <w:gallery w:val="placeholder"/>
        </w:category>
        <w:types>
          <w:type w:val="bbPlcHdr"/>
        </w:types>
        <w:behaviors>
          <w:behavior w:val="content"/>
        </w:behaviors>
        <w:guid w:val="{02F0D2E9-9D25-434A-9E45-8DAD561B8DA5}"/>
      </w:docPartPr>
      <w:docPartBody>
        <w:p w:rsidR="008227A6" w:rsidRDefault="007842FE" w:rsidP="007842FE">
          <w:pPr>
            <w:pStyle w:val="CC4DA4C0B2A34151B67CEB5BFB64714D"/>
          </w:pPr>
          <w:r w:rsidRPr="00DF027C">
            <w:t>Subtitle Text Here</w:t>
          </w:r>
        </w:p>
      </w:docPartBody>
    </w:docPart>
    <w:docPart>
      <w:docPartPr>
        <w:name w:val="AEE91889CC97472F9DE251B8CB2F280C"/>
        <w:category>
          <w:name w:val="General"/>
          <w:gallery w:val="placeholder"/>
        </w:category>
        <w:types>
          <w:type w:val="bbPlcHdr"/>
        </w:types>
        <w:behaviors>
          <w:behavior w:val="content"/>
        </w:behaviors>
        <w:guid w:val="{8D1838C4-AFAB-450C-B9E1-C3CF72CE3F73}"/>
      </w:docPartPr>
      <w:docPartBody>
        <w:p w:rsidR="008227A6" w:rsidRDefault="007842FE" w:rsidP="007842FE">
          <w:pPr>
            <w:pStyle w:val="AEE91889CC97472F9DE251B8CB2F280C"/>
          </w:pPr>
          <w:r w:rsidRPr="00DF027C">
            <w:t>To get started right away, just tap any placeholder text (such as this) and start typing to replace it with your own.</w:t>
          </w:r>
        </w:p>
      </w:docPartBody>
    </w:docPart>
    <w:docPart>
      <w:docPartPr>
        <w:name w:val="B612C35515944F0BA2A88B5B1926F358"/>
        <w:category>
          <w:name w:val="General"/>
          <w:gallery w:val="placeholder"/>
        </w:category>
        <w:types>
          <w:type w:val="bbPlcHdr"/>
        </w:types>
        <w:behaviors>
          <w:behavior w:val="content"/>
        </w:behaviors>
        <w:guid w:val="{70EE45EE-7621-43A9-866D-20D2F73AE023}"/>
      </w:docPartPr>
      <w:docPartBody>
        <w:p w:rsidR="008227A6" w:rsidRDefault="007842FE" w:rsidP="007842FE">
          <w:pPr>
            <w:pStyle w:val="B612C35515944F0BA2A88B5B1926F358"/>
          </w:pPr>
          <w:r w:rsidRPr="00DF027C">
            <w:t xml:space="preserve">Want to insert a picture from your files or add a shape, text box, or table? You got it! On the Insert tab of the ribbon, just tap the option you need. </w:t>
          </w:r>
        </w:p>
      </w:docPartBody>
    </w:docPart>
    <w:docPart>
      <w:docPartPr>
        <w:name w:val="D65405111472456290F520CEA8A82C76"/>
        <w:category>
          <w:name w:val="General"/>
          <w:gallery w:val="placeholder"/>
        </w:category>
        <w:types>
          <w:type w:val="bbPlcHdr"/>
        </w:types>
        <w:behaviors>
          <w:behavior w:val="content"/>
        </w:behaviors>
        <w:guid w:val="{D02E8CEC-F211-480D-A23E-158294C05F25}"/>
      </w:docPartPr>
      <w:docPartBody>
        <w:p w:rsidR="008227A6" w:rsidRDefault="007842FE" w:rsidP="007842FE">
          <w:pPr>
            <w:pStyle w:val="D65405111472456290F520CEA8A82C76"/>
          </w:pPr>
          <w:r w:rsidRPr="00DF027C">
            <w:t>To get started right away, just tap any placeholder text (such as this) and start typing to replace it with your own.</w:t>
          </w:r>
        </w:p>
      </w:docPartBody>
    </w:docPart>
    <w:docPart>
      <w:docPartPr>
        <w:name w:val="6D375362045B4CE4B7343999C44C0EBA"/>
        <w:category>
          <w:name w:val="General"/>
          <w:gallery w:val="placeholder"/>
        </w:category>
        <w:types>
          <w:type w:val="bbPlcHdr"/>
        </w:types>
        <w:behaviors>
          <w:behavior w:val="content"/>
        </w:behaviors>
        <w:guid w:val="{62481F2B-FC23-45BB-8292-F16381872B86}"/>
      </w:docPartPr>
      <w:docPartBody>
        <w:p w:rsidR="008227A6" w:rsidRDefault="007842FE" w:rsidP="007842FE">
          <w:pPr>
            <w:pStyle w:val="6D375362045B4CE4B7343999C44C0EBA"/>
          </w:pPr>
          <w:r w:rsidRPr="00DF027C">
            <w:t xml:space="preserve">Want to insert a picture from your files or add a shape, text box, or table? You got it! On the Insert tab of the ribbon, just tap the option you need. </w:t>
          </w:r>
        </w:p>
      </w:docPartBody>
    </w:docPart>
    <w:docPart>
      <w:docPartPr>
        <w:name w:val="B2520F616C1840BAA2FE0752530A07B7"/>
        <w:category>
          <w:name w:val="General"/>
          <w:gallery w:val="placeholder"/>
        </w:category>
        <w:types>
          <w:type w:val="bbPlcHdr"/>
        </w:types>
        <w:behaviors>
          <w:behavior w:val="content"/>
        </w:behaviors>
        <w:guid w:val="{1407C277-58B2-4257-BC55-795B4478A8AF}"/>
      </w:docPartPr>
      <w:docPartBody>
        <w:p w:rsidR="008227A6" w:rsidRDefault="007842FE" w:rsidP="007842FE">
          <w:pPr>
            <w:pStyle w:val="B2520F616C1840BAA2FE0752530A07B7"/>
          </w:pPr>
          <w:r w:rsidRPr="00DF027C">
            <w:t>Subtitle Text Here</w:t>
          </w:r>
        </w:p>
      </w:docPartBody>
    </w:docPart>
    <w:docPart>
      <w:docPartPr>
        <w:name w:val="6F0C398E0C6642589EA149ED89318DB9"/>
        <w:category>
          <w:name w:val="General"/>
          <w:gallery w:val="placeholder"/>
        </w:category>
        <w:types>
          <w:type w:val="bbPlcHdr"/>
        </w:types>
        <w:behaviors>
          <w:behavior w:val="content"/>
        </w:behaviors>
        <w:guid w:val="{514A35C6-8F00-48AA-85BC-79DEB566F5BE}"/>
      </w:docPartPr>
      <w:docPartBody>
        <w:p w:rsidR="008227A6" w:rsidRDefault="007842FE" w:rsidP="007842FE">
          <w:pPr>
            <w:pStyle w:val="6F0C398E0C6642589EA149ED89318DB9"/>
          </w:pPr>
          <w:r w:rsidRPr="00DF027C">
            <w:t>To get started right away, just tap any placeholder text (such as this) and start typing to replace it with your own.</w:t>
          </w:r>
        </w:p>
      </w:docPartBody>
    </w:docPart>
    <w:docPart>
      <w:docPartPr>
        <w:name w:val="94B76336E3E34DCDAF1D05925E122E3B"/>
        <w:category>
          <w:name w:val="General"/>
          <w:gallery w:val="placeholder"/>
        </w:category>
        <w:types>
          <w:type w:val="bbPlcHdr"/>
        </w:types>
        <w:behaviors>
          <w:behavior w:val="content"/>
        </w:behaviors>
        <w:guid w:val="{E7CB39C2-0B4C-45F3-B7CB-F59C97A550BE}"/>
      </w:docPartPr>
      <w:docPartBody>
        <w:p w:rsidR="008227A6" w:rsidRDefault="007842FE" w:rsidP="007842FE">
          <w:pPr>
            <w:pStyle w:val="94B76336E3E34DCDAF1D05925E122E3B"/>
          </w:pPr>
          <w:r w:rsidRPr="00DF027C">
            <w:t xml:space="preserve">Want to insert a picture from your files or add a shape, text box, or table? You got it! On the Insert tab of the ribbon, just tap the option you need. </w:t>
          </w:r>
        </w:p>
      </w:docPartBody>
    </w:docPart>
    <w:docPart>
      <w:docPartPr>
        <w:name w:val="E94466C443C74553BC73E4FCC52828FC"/>
        <w:category>
          <w:name w:val="General"/>
          <w:gallery w:val="placeholder"/>
        </w:category>
        <w:types>
          <w:type w:val="bbPlcHdr"/>
        </w:types>
        <w:behaviors>
          <w:behavior w:val="content"/>
        </w:behaviors>
        <w:guid w:val="{02423AE6-149D-46C7-8864-A915CD2367F1}"/>
      </w:docPartPr>
      <w:docPartBody>
        <w:p w:rsidR="008227A6" w:rsidRDefault="007842FE" w:rsidP="007842FE">
          <w:pPr>
            <w:pStyle w:val="E94466C443C74553BC73E4FCC52828FC"/>
          </w:pPr>
          <w:r w:rsidRPr="00DF027C">
            <w:t>To get started right away, just tap any placeholder text (such as this) and start typing to replace it with your own.</w:t>
          </w:r>
        </w:p>
      </w:docPartBody>
    </w:docPart>
    <w:docPart>
      <w:docPartPr>
        <w:name w:val="290EB7703E4F4529930B29573798CA1F"/>
        <w:category>
          <w:name w:val="General"/>
          <w:gallery w:val="placeholder"/>
        </w:category>
        <w:types>
          <w:type w:val="bbPlcHdr"/>
        </w:types>
        <w:behaviors>
          <w:behavior w:val="content"/>
        </w:behaviors>
        <w:guid w:val="{88A7F7B0-B40A-4129-A667-85D4C72C5C85}"/>
      </w:docPartPr>
      <w:docPartBody>
        <w:p w:rsidR="008227A6" w:rsidRDefault="007842FE" w:rsidP="007842FE">
          <w:pPr>
            <w:pStyle w:val="290EB7703E4F4529930B29573798CA1F"/>
          </w:pPr>
          <w:r w:rsidRPr="00DF027C">
            <w:t xml:space="preserve">Want to insert a picture from your files or add a shape, text box, or table? You got it! On the Insert tab of the ribbon, just tap the option you need. </w:t>
          </w:r>
        </w:p>
      </w:docPartBody>
    </w:docPart>
    <w:docPart>
      <w:docPartPr>
        <w:name w:val="CB3944957FE2456288097F38223A1CB3"/>
        <w:category>
          <w:name w:val="General"/>
          <w:gallery w:val="placeholder"/>
        </w:category>
        <w:types>
          <w:type w:val="bbPlcHdr"/>
        </w:types>
        <w:behaviors>
          <w:behavior w:val="content"/>
        </w:behaviors>
        <w:guid w:val="{6914C8EF-FCE3-4AA9-9EF5-28F12B5B0A72}"/>
      </w:docPartPr>
      <w:docPartBody>
        <w:p w:rsidR="008227A6" w:rsidRDefault="007842FE" w:rsidP="007842FE">
          <w:pPr>
            <w:pStyle w:val="CB3944957FE2456288097F38223A1CB3"/>
          </w:pPr>
          <w:r w:rsidRPr="00DF027C">
            <w:t>Subtitle Text Here</w:t>
          </w:r>
        </w:p>
      </w:docPartBody>
    </w:docPart>
    <w:docPart>
      <w:docPartPr>
        <w:name w:val="DC6CF87C61004F07A91B9E3546076982"/>
        <w:category>
          <w:name w:val="General"/>
          <w:gallery w:val="placeholder"/>
        </w:category>
        <w:types>
          <w:type w:val="bbPlcHdr"/>
        </w:types>
        <w:behaviors>
          <w:behavior w:val="content"/>
        </w:behaviors>
        <w:guid w:val="{F17F97E9-5BE4-466A-A286-8E7CBEE2769D}"/>
      </w:docPartPr>
      <w:docPartBody>
        <w:p w:rsidR="008227A6" w:rsidRDefault="007842FE" w:rsidP="007842FE">
          <w:pPr>
            <w:pStyle w:val="DC6CF87C61004F07A91B9E3546076982"/>
          </w:pPr>
          <w:r w:rsidRPr="00DF027C">
            <w:t>To get started right away, just tap any placeholder text (such as this) and start typing to replace it with your own.</w:t>
          </w:r>
        </w:p>
      </w:docPartBody>
    </w:docPart>
    <w:docPart>
      <w:docPartPr>
        <w:name w:val="3472F31936C044E18FFD26294BAA9B5C"/>
        <w:category>
          <w:name w:val="General"/>
          <w:gallery w:val="placeholder"/>
        </w:category>
        <w:types>
          <w:type w:val="bbPlcHdr"/>
        </w:types>
        <w:behaviors>
          <w:behavior w:val="content"/>
        </w:behaviors>
        <w:guid w:val="{E8EE26C8-BC88-4C05-B21E-333ED116D335}"/>
      </w:docPartPr>
      <w:docPartBody>
        <w:p w:rsidR="008227A6" w:rsidRDefault="007842FE" w:rsidP="007842FE">
          <w:pPr>
            <w:pStyle w:val="3472F31936C044E18FFD26294BAA9B5C"/>
          </w:pPr>
          <w:r w:rsidRPr="00DF027C">
            <w:t xml:space="preserve">Want to insert a picture from your files or add a shape, text box, or table? You got it! On the Insert tab of the ribbon, just tap the option you need. </w:t>
          </w:r>
        </w:p>
      </w:docPartBody>
    </w:docPart>
    <w:docPart>
      <w:docPartPr>
        <w:name w:val="CD5110748F024A259EBAD309AF64B8C0"/>
        <w:category>
          <w:name w:val="General"/>
          <w:gallery w:val="placeholder"/>
        </w:category>
        <w:types>
          <w:type w:val="bbPlcHdr"/>
        </w:types>
        <w:behaviors>
          <w:behavior w:val="content"/>
        </w:behaviors>
        <w:guid w:val="{F7922FD4-22E2-410D-B255-33F66454BAC3}"/>
      </w:docPartPr>
      <w:docPartBody>
        <w:p w:rsidR="008227A6" w:rsidRDefault="007842FE" w:rsidP="007842FE">
          <w:pPr>
            <w:pStyle w:val="CD5110748F024A259EBAD309AF64B8C0"/>
          </w:pPr>
          <w:r w:rsidRPr="00DF027C">
            <w:t>To get started right away, just tap any placeholder text (such as this) and start typing to replace it with your own.</w:t>
          </w:r>
        </w:p>
      </w:docPartBody>
    </w:docPart>
    <w:docPart>
      <w:docPartPr>
        <w:name w:val="15994D7448B44AACB7EA8764A5EC265E"/>
        <w:category>
          <w:name w:val="General"/>
          <w:gallery w:val="placeholder"/>
        </w:category>
        <w:types>
          <w:type w:val="bbPlcHdr"/>
        </w:types>
        <w:behaviors>
          <w:behavior w:val="content"/>
        </w:behaviors>
        <w:guid w:val="{9B30AF1E-49BD-4CED-9026-8C11C5341019}"/>
      </w:docPartPr>
      <w:docPartBody>
        <w:p w:rsidR="008227A6" w:rsidRDefault="007842FE" w:rsidP="007842FE">
          <w:pPr>
            <w:pStyle w:val="15994D7448B44AACB7EA8764A5EC265E"/>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118B1"/>
    <w:rsid w:val="00570963"/>
    <w:rsid w:val="007842FE"/>
    <w:rsid w:val="008227A6"/>
    <w:rsid w:val="008344F8"/>
    <w:rsid w:val="00A54F54"/>
    <w:rsid w:val="00F435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Raj Baharat 
Edwin Tam 
Vignesh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0</TotalTime>
  <Pages>22</Pages>
  <Words>2890</Words>
  <Characters>16479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Bharat Nagaraju</cp:lastModifiedBy>
  <cp:revision>2</cp:revision>
  <cp:lastPrinted>2006-08-01T17:47:00Z</cp:lastPrinted>
  <dcterms:created xsi:type="dcterms:W3CDTF">2019-03-10T03:16:00Z</dcterms:created>
  <dcterms:modified xsi:type="dcterms:W3CDTF">2019-03-10T03:16:00Z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