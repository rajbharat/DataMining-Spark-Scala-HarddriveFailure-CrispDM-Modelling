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Pr="00AD6507" w:rsidRDefault="00D077E9" w:rsidP="00D70D02">
      <w:pPr>
        <w:rPr>
          <w:rFonts w:cstheme="minorHAnsi"/>
          <w:color w:val="auto"/>
        </w:rPr>
      </w:pPr>
      <w:r w:rsidRPr="00AD6507">
        <w:rPr>
          <w:rFonts w:cstheme="minorHAnsi"/>
          <w:noProof/>
          <w:color w:val="auto"/>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AD6507" w:rsidRPr="00AD6507" w:rsidTr="00D077E9">
        <w:trPr>
          <w:trHeight w:val="1894"/>
        </w:trPr>
        <w:tc>
          <w:tcPr>
            <w:tcW w:w="5580" w:type="dxa"/>
            <w:tcBorders>
              <w:top w:val="nil"/>
              <w:left w:val="nil"/>
              <w:bottom w:val="nil"/>
              <w:right w:val="nil"/>
            </w:tcBorders>
          </w:tcPr>
          <w:p w:rsidR="00D077E9" w:rsidRPr="00AD6507" w:rsidRDefault="00D077E9" w:rsidP="00D077E9">
            <w:pPr>
              <w:rPr>
                <w:rFonts w:cstheme="minorHAnsi"/>
                <w:color w:val="auto"/>
              </w:rPr>
            </w:pPr>
            <w:r w:rsidRPr="00AD6507">
              <w:rPr>
                <w:rFonts w:cstheme="minorHAnsi"/>
                <w:noProof/>
                <w:color w:val="auto"/>
              </w:rPr>
              <mc:AlternateContent>
                <mc:Choice Requires="wps">
                  <w:drawing>
                    <wp:inline distT="0" distB="0" distL="0" distR="0" wp14:anchorId="2E81C4ED" wp14:editId="436C7204">
                      <wp:extent cx="3528695" cy="1210614"/>
                      <wp:effectExtent l="0" t="0" r="0" b="508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C972A4" w:rsidRPr="003E598A" w:rsidRDefault="00C972A4" w:rsidP="00D077E9">
                                  <w:pPr>
                                    <w:pStyle w:val="Title"/>
                                    <w:spacing w:after="0"/>
                                    <w:rPr>
                                      <w:sz w:val="56"/>
                                      <w:szCs w:val="64"/>
                                      <w:lang w:val="en-AU"/>
                                    </w:rPr>
                                  </w:pPr>
                                  <w:r w:rsidRPr="003E598A">
                                    <w:rPr>
                                      <w:sz w:val="56"/>
                                      <w:szCs w:val="64"/>
                                      <w:lang w:val="en-AU"/>
                                    </w:rPr>
                                    <w:t>On Hard Drives &amp; Failure</w:t>
                                  </w:r>
                                </w:p>
                                <w:p w:rsidR="00C972A4" w:rsidRPr="00C972A4" w:rsidRDefault="00C972A4" w:rsidP="00D077E9">
                                  <w:pPr>
                                    <w:pStyle w:val="Title"/>
                                    <w:spacing w:after="0"/>
                                    <w:rPr>
                                      <w:sz w:val="32"/>
                                      <w:szCs w:val="24"/>
                                      <w:lang w:val="en-AU"/>
                                    </w:rPr>
                                  </w:pPr>
                                  <w:r w:rsidRPr="00C972A4">
                                    <w:rPr>
                                      <w:sz w:val="32"/>
                                      <w:szCs w:val="24"/>
                                      <w:lang w:val="en-AU"/>
                                    </w:rPr>
                                    <w:t>KE 5107 CA 1</w:t>
                                  </w:r>
                                  <w:r>
                                    <w:rPr>
                                      <w:sz w:val="32"/>
                                      <w:szCs w:val="24"/>
                                      <w:lang w:val="en-AU"/>
                                    </w:rPr>
                                    <w:t xml:space="preserve"> </w:t>
                                  </w:r>
                                  <w:r w:rsidRPr="00C972A4">
                                    <w:rPr>
                                      <w:sz w:val="32"/>
                                      <w:szCs w:val="24"/>
                                      <w:lang w:val="en-AU"/>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rsidR="00C972A4" w:rsidRPr="003E598A" w:rsidRDefault="00C972A4" w:rsidP="00D077E9">
                            <w:pPr>
                              <w:pStyle w:val="Title"/>
                              <w:spacing w:after="0"/>
                              <w:rPr>
                                <w:sz w:val="56"/>
                                <w:szCs w:val="64"/>
                                <w:lang w:val="en-AU"/>
                              </w:rPr>
                            </w:pPr>
                            <w:r w:rsidRPr="003E598A">
                              <w:rPr>
                                <w:sz w:val="56"/>
                                <w:szCs w:val="64"/>
                                <w:lang w:val="en-AU"/>
                              </w:rPr>
                              <w:t>On Hard Drives &amp; Failure</w:t>
                            </w:r>
                          </w:p>
                          <w:p w:rsidR="00C972A4" w:rsidRPr="00C972A4" w:rsidRDefault="00C972A4" w:rsidP="00D077E9">
                            <w:pPr>
                              <w:pStyle w:val="Title"/>
                              <w:spacing w:after="0"/>
                              <w:rPr>
                                <w:sz w:val="32"/>
                                <w:szCs w:val="24"/>
                                <w:lang w:val="en-AU"/>
                              </w:rPr>
                            </w:pPr>
                            <w:r w:rsidRPr="00C972A4">
                              <w:rPr>
                                <w:sz w:val="32"/>
                                <w:szCs w:val="24"/>
                                <w:lang w:val="en-AU"/>
                              </w:rPr>
                              <w:t>KE 5107 CA 1</w:t>
                            </w:r>
                            <w:r>
                              <w:rPr>
                                <w:sz w:val="32"/>
                                <w:szCs w:val="24"/>
                                <w:lang w:val="en-AU"/>
                              </w:rPr>
                              <w:t xml:space="preserve"> </w:t>
                            </w:r>
                            <w:r w:rsidRPr="00C972A4">
                              <w:rPr>
                                <w:sz w:val="32"/>
                                <w:szCs w:val="24"/>
                                <w:lang w:val="en-AU"/>
                              </w:rPr>
                              <w:t>Report</w:t>
                            </w:r>
                          </w:p>
                        </w:txbxContent>
                      </v:textbox>
                      <w10:anchorlock/>
                    </v:shape>
                  </w:pict>
                </mc:Fallback>
              </mc:AlternateContent>
            </w:r>
          </w:p>
          <w:p w:rsidR="00D077E9" w:rsidRPr="00AD6507" w:rsidRDefault="00D077E9" w:rsidP="00D077E9">
            <w:pPr>
              <w:rPr>
                <w:rFonts w:cstheme="minorHAnsi"/>
                <w:color w:val="auto"/>
              </w:rPr>
            </w:pPr>
          </w:p>
        </w:tc>
      </w:tr>
      <w:tr w:rsidR="00AD6507" w:rsidRPr="00AD6507" w:rsidTr="00D077E9">
        <w:trPr>
          <w:trHeight w:val="7636"/>
        </w:trPr>
        <w:tc>
          <w:tcPr>
            <w:tcW w:w="5580" w:type="dxa"/>
            <w:tcBorders>
              <w:top w:val="nil"/>
              <w:left w:val="nil"/>
              <w:bottom w:val="nil"/>
              <w:right w:val="nil"/>
            </w:tcBorders>
          </w:tcPr>
          <w:p w:rsidR="00D077E9" w:rsidRPr="00AD6507" w:rsidRDefault="00D077E9" w:rsidP="00D077E9">
            <w:pPr>
              <w:rPr>
                <w:rFonts w:cstheme="minorHAnsi"/>
                <w:noProof/>
                <w:color w:val="auto"/>
              </w:rPr>
            </w:pPr>
          </w:p>
        </w:tc>
      </w:tr>
      <w:tr w:rsidR="00AD6507" w:rsidRPr="00AD6507" w:rsidTr="00D077E9">
        <w:trPr>
          <w:trHeight w:val="2171"/>
        </w:trPr>
        <w:tc>
          <w:tcPr>
            <w:tcW w:w="5580" w:type="dxa"/>
            <w:tcBorders>
              <w:top w:val="nil"/>
              <w:left w:val="nil"/>
              <w:bottom w:val="nil"/>
              <w:right w:val="nil"/>
            </w:tcBorders>
          </w:tcPr>
          <w:p w:rsidR="00D077E9" w:rsidRPr="00AD6507" w:rsidRDefault="00D077E9" w:rsidP="00D077E9">
            <w:pPr>
              <w:rPr>
                <w:rFonts w:cstheme="minorHAnsi"/>
                <w:noProof/>
                <w:color w:val="auto"/>
                <w:sz w:val="10"/>
                <w:szCs w:val="10"/>
              </w:rPr>
            </w:pPr>
            <w:r w:rsidRPr="00AD6507">
              <w:rPr>
                <w:rFonts w:cstheme="minorHAnsi"/>
                <w:noProof/>
                <w:color w:val="auto"/>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A0D8AB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Pr="00AD6507" w:rsidRDefault="00D077E9" w:rsidP="00D077E9">
            <w:pPr>
              <w:rPr>
                <w:rFonts w:cstheme="minorHAnsi"/>
                <w:noProof/>
                <w:color w:val="auto"/>
                <w:sz w:val="10"/>
                <w:szCs w:val="10"/>
              </w:rPr>
            </w:pPr>
          </w:p>
          <w:p w:rsidR="00D077E9" w:rsidRPr="00AD6507" w:rsidRDefault="00D077E9" w:rsidP="00D077E9">
            <w:pPr>
              <w:rPr>
                <w:rFonts w:cstheme="minorHAnsi"/>
                <w:noProof/>
                <w:color w:val="auto"/>
                <w:sz w:val="10"/>
                <w:szCs w:val="10"/>
              </w:rPr>
            </w:pPr>
          </w:p>
          <w:p w:rsidR="00C972A4" w:rsidRPr="00AD6507" w:rsidRDefault="00D077E9" w:rsidP="00D077E9">
            <w:pPr>
              <w:rPr>
                <w:rFonts w:cstheme="minorHAnsi"/>
                <w:color w:val="auto"/>
              </w:rPr>
            </w:pPr>
            <w:r w:rsidRPr="00AD6507">
              <w:rPr>
                <w:rFonts w:cstheme="minorHAnsi"/>
                <w:color w:val="auto"/>
              </w:rPr>
              <w:t xml:space="preserve">Authored by: </w:t>
            </w:r>
          </w:p>
          <w:p w:rsidR="00D077E9" w:rsidRPr="00AD6507" w:rsidRDefault="0041452D" w:rsidP="00F741C6">
            <w:pPr>
              <w:rPr>
                <w:rFonts w:cstheme="minorHAnsi"/>
                <w:color w:val="auto"/>
              </w:rPr>
            </w:pPr>
            <w:sdt>
              <w:sdtPr>
                <w:rPr>
                  <w:color w:val="auto"/>
                </w:rPr>
                <w:alias w:val="Your Name"/>
                <w:tag w:val="Your Name"/>
                <w:id w:val="-180584491"/>
                <w:placeholder>
                  <w:docPart w:val="EA7345FCD44C48EEB02D8BD345B63640"/>
                </w:placeholder>
                <w:dataBinding w:prefixMappings="xmlns:ns0='http://schemas.microsoft.com/office/2006/coverPageProps' " w:xpath="/ns0:CoverPageProperties[1]/ns0:CompanyFax[1]" w:storeItemID="{55AF091B-3C7A-41E3-B477-F2FDAA23CFDA}"/>
                <w15:appearance w15:val="hidden"/>
                <w:text w:multiLine="1"/>
              </w:sdtPr>
              <w:sdtEndPr/>
              <w:sdtContent>
                <w:r w:rsidR="00F741C6" w:rsidRPr="00AD6507">
                  <w:rPr>
                    <w:color w:val="auto"/>
                  </w:rPr>
                  <w:t xml:space="preserve"> Bharat Nagaraju (A0178258N)</w:t>
                </w:r>
                <w:r w:rsidR="00F741C6" w:rsidRPr="00AD6507">
                  <w:rPr>
                    <w:color w:val="auto"/>
                  </w:rPr>
                  <w:br/>
                  <w:t>Edwin Tam (A0178396J)</w:t>
                </w:r>
                <w:r w:rsidR="00F741C6" w:rsidRPr="00AD6507">
                  <w:rPr>
                    <w:color w:val="auto"/>
                  </w:rPr>
                  <w:br/>
                  <w:t xml:space="preserve"> </w:t>
                </w:r>
                <w:proofErr w:type="spellStart"/>
                <w:r w:rsidR="00F741C6" w:rsidRPr="00AD6507">
                  <w:rPr>
                    <w:color w:val="auto"/>
                  </w:rPr>
                  <w:t>Vignesram</w:t>
                </w:r>
                <w:proofErr w:type="spellEnd"/>
                <w:r w:rsidR="00F741C6" w:rsidRPr="00AD6507">
                  <w:rPr>
                    <w:color w:val="auto"/>
                  </w:rPr>
                  <w:t xml:space="preserve"> </w:t>
                </w:r>
                <w:proofErr w:type="spellStart"/>
                <w:r w:rsidR="00F741C6" w:rsidRPr="00AD6507">
                  <w:rPr>
                    <w:color w:val="auto"/>
                  </w:rPr>
                  <w:t>Andiappan</w:t>
                </w:r>
                <w:proofErr w:type="spellEnd"/>
                <w:r w:rsidR="00F741C6" w:rsidRPr="00AD6507">
                  <w:rPr>
                    <w:color w:val="auto"/>
                  </w:rPr>
                  <w:t xml:space="preserve"> Selvaraj (A0178215A) </w:t>
                </w:r>
              </w:sdtContent>
            </w:sdt>
          </w:p>
          <w:p w:rsidR="00D077E9" w:rsidRPr="00AD6507" w:rsidRDefault="00D077E9" w:rsidP="00D077E9">
            <w:pPr>
              <w:rPr>
                <w:rFonts w:cstheme="minorHAnsi"/>
                <w:noProof/>
                <w:color w:val="auto"/>
                <w:sz w:val="10"/>
                <w:szCs w:val="10"/>
              </w:rPr>
            </w:pPr>
          </w:p>
        </w:tc>
      </w:tr>
    </w:tbl>
    <w:p w:rsidR="00D077E9" w:rsidRPr="00AD6507" w:rsidRDefault="00D077E9">
      <w:pPr>
        <w:spacing w:after="200"/>
        <w:rPr>
          <w:rFonts w:cstheme="minorHAnsi"/>
          <w:color w:val="auto"/>
        </w:rPr>
      </w:pPr>
      <w:r w:rsidRPr="00AD6507">
        <w:rPr>
          <w:rFonts w:cstheme="minorHAnsi"/>
          <w:noProof/>
          <w:color w:val="auto"/>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A5067"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AD6507">
        <w:rPr>
          <w:rFonts w:cstheme="minorHAnsi"/>
          <w:noProof/>
          <w:color w:val="auto"/>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F37E4A"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Pr="00AD6507">
        <w:rPr>
          <w:rFonts w:cstheme="minorHAnsi"/>
          <w:color w:val="auto"/>
        </w:rPr>
        <w:br w:type="page"/>
      </w:r>
    </w:p>
    <w:p w:rsidR="00832115" w:rsidRPr="00AD6507" w:rsidRDefault="00832115">
      <w:pPr>
        <w:spacing w:after="200"/>
        <w:rPr>
          <w:rFonts w:cstheme="minorHAnsi"/>
          <w:color w:val="auto"/>
        </w:rPr>
      </w:pPr>
      <w:r w:rsidRPr="00AD6507">
        <w:rPr>
          <w:rFonts w:cstheme="minorHAnsi"/>
          <w:color w:val="auto"/>
        </w:rPr>
        <w:lastRenderedPageBreak/>
        <w:t xml:space="preserve">Contents </w:t>
      </w:r>
    </w:p>
    <w:p w:rsidR="009333E0" w:rsidRPr="00AD6507" w:rsidRDefault="00447154" w:rsidP="00447154">
      <w:pPr>
        <w:pStyle w:val="ListParagraph"/>
        <w:numPr>
          <w:ilvl w:val="0"/>
          <w:numId w:val="1"/>
        </w:numPr>
        <w:spacing w:after="200"/>
        <w:rPr>
          <w:rFonts w:cstheme="minorHAnsi"/>
          <w:color w:val="auto"/>
        </w:rPr>
      </w:pPr>
      <w:r w:rsidRPr="00AD6507">
        <w:rPr>
          <w:rFonts w:cstheme="minorHAnsi"/>
          <w:color w:val="auto"/>
        </w:rPr>
        <w:t xml:space="preserve">What in </w:t>
      </w:r>
      <w:r w:rsidR="009333E0" w:rsidRPr="00AD6507">
        <w:rPr>
          <w:rFonts w:cstheme="minorHAnsi"/>
          <w:color w:val="auto"/>
        </w:rPr>
        <w:t>Back blazes</w:t>
      </w:r>
      <w:r w:rsidRPr="00AD6507">
        <w:rPr>
          <w:rFonts w:cstheme="minorHAnsi"/>
          <w:color w:val="auto"/>
        </w:rPr>
        <w:t xml:space="preserve"> is this about?</w:t>
      </w:r>
    </w:p>
    <w:p w:rsidR="00832115" w:rsidRPr="00AD6507" w:rsidRDefault="009333E0" w:rsidP="00447154">
      <w:pPr>
        <w:pStyle w:val="ListParagraph"/>
        <w:numPr>
          <w:ilvl w:val="0"/>
          <w:numId w:val="1"/>
        </w:numPr>
        <w:spacing w:after="200"/>
        <w:rPr>
          <w:rFonts w:cstheme="minorHAnsi"/>
          <w:color w:val="auto"/>
        </w:rPr>
      </w:pPr>
      <w:r w:rsidRPr="00AD6507">
        <w:rPr>
          <w:rFonts w:cstheme="minorHAnsi"/>
          <w:color w:val="auto"/>
        </w:rPr>
        <w:t>Data collection and Pre-processing</w:t>
      </w:r>
      <w:r w:rsidR="00447154" w:rsidRPr="00AD6507">
        <w:rPr>
          <w:rFonts w:cstheme="minorHAnsi"/>
          <w:color w:val="auto"/>
        </w:rPr>
        <w:t xml:space="preserve"> </w:t>
      </w:r>
    </w:p>
    <w:p w:rsidR="00447154" w:rsidRPr="00AD6507" w:rsidRDefault="00447154" w:rsidP="00447154">
      <w:pPr>
        <w:pStyle w:val="ListParagraph"/>
        <w:numPr>
          <w:ilvl w:val="0"/>
          <w:numId w:val="1"/>
        </w:numPr>
        <w:spacing w:after="200"/>
        <w:rPr>
          <w:rFonts w:cstheme="minorHAnsi"/>
          <w:color w:val="auto"/>
        </w:rPr>
      </w:pPr>
      <w:r w:rsidRPr="00AD6507">
        <w:rPr>
          <w:rFonts w:cstheme="minorHAnsi"/>
          <w:color w:val="auto"/>
        </w:rPr>
        <w:t xml:space="preserve">Understanding &amp; Exploring </w:t>
      </w:r>
      <w:r w:rsidR="00895013" w:rsidRPr="00AD6507">
        <w:rPr>
          <w:rFonts w:cstheme="minorHAnsi"/>
          <w:color w:val="auto"/>
        </w:rPr>
        <w:t xml:space="preserve">Hard Drives </w:t>
      </w:r>
    </w:p>
    <w:p w:rsidR="00447154" w:rsidRPr="00AD6507" w:rsidRDefault="006E3CE6" w:rsidP="00447154">
      <w:pPr>
        <w:pStyle w:val="ListParagraph"/>
        <w:numPr>
          <w:ilvl w:val="0"/>
          <w:numId w:val="1"/>
        </w:numPr>
        <w:spacing w:after="200"/>
        <w:rPr>
          <w:rFonts w:cstheme="minorHAnsi"/>
          <w:color w:val="auto"/>
        </w:rPr>
      </w:pPr>
      <w:r w:rsidRPr="00AD6507">
        <w:rPr>
          <w:rFonts w:cstheme="minorHAnsi"/>
          <w:color w:val="auto"/>
        </w:rPr>
        <w:t xml:space="preserve">Preparing the Data </w:t>
      </w:r>
    </w:p>
    <w:p w:rsidR="006E3CE6" w:rsidRPr="00AD6507" w:rsidRDefault="006E3CE6" w:rsidP="00447154">
      <w:pPr>
        <w:pStyle w:val="ListParagraph"/>
        <w:numPr>
          <w:ilvl w:val="0"/>
          <w:numId w:val="1"/>
        </w:numPr>
        <w:spacing w:after="200"/>
        <w:rPr>
          <w:rFonts w:cstheme="minorHAnsi"/>
          <w:color w:val="auto"/>
        </w:rPr>
      </w:pPr>
      <w:r w:rsidRPr="00AD6507">
        <w:rPr>
          <w:rFonts w:cstheme="minorHAnsi"/>
          <w:color w:val="auto"/>
        </w:rPr>
        <w:t xml:space="preserve">Models for prediction </w:t>
      </w:r>
    </w:p>
    <w:p w:rsidR="003673B0" w:rsidRPr="00AD6507" w:rsidRDefault="003673B0" w:rsidP="00447154">
      <w:pPr>
        <w:pStyle w:val="ListParagraph"/>
        <w:numPr>
          <w:ilvl w:val="0"/>
          <w:numId w:val="1"/>
        </w:numPr>
        <w:spacing w:after="200"/>
        <w:rPr>
          <w:rFonts w:cstheme="minorHAnsi"/>
          <w:color w:val="auto"/>
        </w:rPr>
      </w:pPr>
      <w:r w:rsidRPr="00AD6507">
        <w:rPr>
          <w:rFonts w:cstheme="minorHAnsi"/>
          <w:color w:val="auto"/>
        </w:rPr>
        <w:t xml:space="preserve">Evaluations </w:t>
      </w:r>
    </w:p>
    <w:p w:rsidR="003673B0" w:rsidRPr="00AD6507" w:rsidRDefault="003673B0" w:rsidP="003673B0">
      <w:pPr>
        <w:spacing w:after="200"/>
        <w:rPr>
          <w:rFonts w:cstheme="minorHAnsi"/>
          <w:color w:val="auto"/>
        </w:rPr>
      </w:pPr>
    </w:p>
    <w:p w:rsidR="00832115" w:rsidRPr="00AD6507" w:rsidRDefault="00832115">
      <w:pPr>
        <w:spacing w:after="200"/>
        <w:rPr>
          <w:rFonts w:cstheme="minorHAnsi"/>
          <w:color w:val="auto"/>
        </w:rPr>
      </w:pPr>
    </w:p>
    <w:p w:rsidR="00832115" w:rsidRPr="00AD6507" w:rsidRDefault="00832115">
      <w:pPr>
        <w:spacing w:after="200"/>
        <w:rPr>
          <w:rFonts w:eastAsiaTheme="majorEastAsia" w:cstheme="minorHAnsi"/>
          <w:color w:val="auto"/>
          <w:kern w:val="28"/>
          <w:sz w:val="52"/>
          <w:szCs w:val="32"/>
        </w:rPr>
      </w:pPr>
      <w:r w:rsidRPr="00AD6507">
        <w:rPr>
          <w:rFonts w:cstheme="minorHAnsi"/>
          <w:color w:val="auto"/>
        </w:rPr>
        <w:br w:type="page"/>
      </w:r>
    </w:p>
    <w:p w:rsidR="009766E3" w:rsidRPr="00AD6507" w:rsidRDefault="009766E3" w:rsidP="009766E3">
      <w:pPr>
        <w:pStyle w:val="Heading1"/>
        <w:rPr>
          <w:rFonts w:asciiTheme="minorHAnsi" w:hAnsiTheme="minorHAnsi" w:cstheme="minorHAnsi"/>
          <w:color w:val="auto"/>
        </w:rPr>
      </w:pPr>
      <w:r w:rsidRPr="00AD6507">
        <w:rPr>
          <w:rFonts w:asciiTheme="minorHAnsi" w:hAnsiTheme="minorHAnsi" w:cstheme="minorHAnsi"/>
          <w:color w:val="auto"/>
        </w:rPr>
        <w:lastRenderedPageBreak/>
        <w:t>What in Back</w:t>
      </w:r>
      <w:r w:rsidR="00F33B52" w:rsidRPr="00AD6507">
        <w:rPr>
          <w:rFonts w:asciiTheme="minorHAnsi" w:hAnsiTheme="minorHAnsi" w:cstheme="minorHAnsi"/>
          <w:color w:val="auto"/>
        </w:rPr>
        <w:t xml:space="preserve"> </w:t>
      </w:r>
      <w:r w:rsidRPr="00AD6507">
        <w:rPr>
          <w:rFonts w:asciiTheme="minorHAnsi" w:hAnsiTheme="minorHAnsi" w:cstheme="minorHAnsi"/>
          <w:color w:val="auto"/>
        </w:rPr>
        <w:t>blazes is this about?</w:t>
      </w:r>
    </w:p>
    <w:p w:rsidR="009766E3" w:rsidRPr="00AD6507" w:rsidRDefault="0041452D" w:rsidP="009766E3">
      <w:pPr>
        <w:pStyle w:val="Heading2"/>
        <w:rPr>
          <w:rFonts w:cstheme="minorHAnsi"/>
          <w:color w:val="auto"/>
        </w:rPr>
      </w:pPr>
      <w:sdt>
        <w:sdtPr>
          <w:rPr>
            <w:rFonts w:cstheme="minorHAnsi"/>
            <w:color w:val="auto"/>
          </w:rPr>
          <w:id w:val="1660650702"/>
          <w:placeholder>
            <w:docPart w:val="B271A55526794889AAAAFB9BBBAD2F67"/>
          </w:placeholder>
          <w15:dataBinding w:prefixMappings="xmlns:ns0='http://schemas.microsoft.com/temp/samples' " w:xpath="/ns0:employees[1]/ns0:employee[1]/ns0:CompanyName[1]" w:storeItemID="{00000000-0000-0000-0000-000000000000}"/>
          <w15:appearance w15:val="hidden"/>
        </w:sdtPr>
        <w:sdtEndPr/>
        <w:sdtContent>
          <w:r w:rsidR="009766E3" w:rsidRPr="00AD6507">
            <w:rPr>
              <w:rFonts w:cstheme="minorHAnsi"/>
              <w:color w:val="auto"/>
            </w:rPr>
            <w:t>Context &amp; Business</w:t>
          </w:r>
        </w:sdtContent>
      </w:sdt>
    </w:p>
    <w:p w:rsidR="009766E3" w:rsidRPr="00AD6507" w:rsidRDefault="009766E3" w:rsidP="009766E3">
      <w:pPr>
        <w:rPr>
          <w:rFonts w:cstheme="minorHAnsi"/>
          <w:color w:val="auto"/>
        </w:rPr>
      </w:pPr>
    </w:p>
    <w:p w:rsidR="009766E3" w:rsidRPr="00AD6507" w:rsidRDefault="009766E3" w:rsidP="009766E3">
      <w:pPr>
        <w:pStyle w:val="Content"/>
        <w:rPr>
          <w:rFonts w:cstheme="minorHAnsi"/>
          <w:color w:val="auto"/>
        </w:rPr>
      </w:pPr>
      <w:proofErr w:type="spellStart"/>
      <w:r w:rsidRPr="00AD6507">
        <w:rPr>
          <w:rFonts w:cstheme="minorHAnsi"/>
          <w:color w:val="auto"/>
        </w:rPr>
        <w:t>Backblaze</w:t>
      </w:r>
      <w:proofErr w:type="spellEnd"/>
      <w:r w:rsidRPr="00AD6507">
        <w:rPr>
          <w:rFonts w:cstheme="minorHAnsi"/>
          <w:color w:val="auto"/>
        </w:rPr>
        <w:t xml:space="preserve"> is a cloud storage provider for developers and IT departments. They run and manage data centers to make sure there’s enough capacity, redundancy, and functional hard drives to read, write, and store data. </w:t>
      </w:r>
    </w:p>
    <w:p w:rsidR="009766E3" w:rsidRPr="00AD6507" w:rsidRDefault="009766E3" w:rsidP="009766E3">
      <w:pPr>
        <w:pStyle w:val="Content"/>
        <w:rPr>
          <w:rFonts w:cstheme="minorHAnsi"/>
          <w:color w:val="auto"/>
        </w:rPr>
      </w:pPr>
    </w:p>
    <w:p w:rsidR="009766E3" w:rsidRPr="00AD6507" w:rsidRDefault="009766E3" w:rsidP="009766E3">
      <w:pPr>
        <w:pStyle w:val="Content"/>
        <w:rPr>
          <w:rFonts w:cstheme="minorHAnsi"/>
          <w:color w:val="auto"/>
        </w:rPr>
      </w:pPr>
      <w:r w:rsidRPr="00AD6507">
        <w:rPr>
          <w:rFonts w:cstheme="minorHAnsi"/>
          <w:color w:val="auto"/>
        </w:rPr>
        <w:t xml:space="preserve">As such, it is important that they know the “goodness” of each hard drive – so that they can replace faulty drives early and efficiently. </w:t>
      </w:r>
    </w:p>
    <w:p w:rsidR="009766E3" w:rsidRPr="00AD6507" w:rsidRDefault="009766E3" w:rsidP="009766E3">
      <w:pPr>
        <w:pStyle w:val="Content"/>
        <w:rPr>
          <w:rFonts w:cstheme="minorHAnsi"/>
          <w:color w:val="auto"/>
        </w:rPr>
      </w:pPr>
    </w:p>
    <w:p w:rsidR="009766E3" w:rsidRPr="00AD6507" w:rsidRDefault="009766E3" w:rsidP="009766E3">
      <w:pPr>
        <w:pStyle w:val="Content"/>
        <w:rPr>
          <w:rFonts w:cstheme="minorHAnsi"/>
          <w:color w:val="auto"/>
        </w:rPr>
      </w:pPr>
      <w:r w:rsidRPr="00AD6507">
        <w:rPr>
          <w:rFonts w:cstheme="minorHAnsi"/>
          <w:color w:val="auto"/>
        </w:rPr>
        <w:t xml:space="preserve">To achieve that, </w:t>
      </w:r>
      <w:proofErr w:type="spellStart"/>
      <w:r w:rsidRPr="00AD6507">
        <w:rPr>
          <w:rFonts w:cstheme="minorHAnsi"/>
          <w:color w:val="auto"/>
        </w:rPr>
        <w:t>Backblaze</w:t>
      </w:r>
      <w:proofErr w:type="spellEnd"/>
      <w:r w:rsidRPr="00AD6507">
        <w:rPr>
          <w:rFonts w:cstheme="minorHAnsi"/>
          <w:color w:val="auto"/>
        </w:rPr>
        <w:t xml:space="preserve"> uses SMART statistics of hard drives. </w:t>
      </w:r>
    </w:p>
    <w:p w:rsidR="009766E3" w:rsidRPr="00AD6507" w:rsidRDefault="009766E3" w:rsidP="009766E3">
      <w:pPr>
        <w:pStyle w:val="Content"/>
        <w:rPr>
          <w:rFonts w:cstheme="minorHAnsi"/>
          <w:color w:val="auto"/>
        </w:rPr>
      </w:pPr>
    </w:p>
    <w:p w:rsidR="009766E3" w:rsidRPr="00AD6507" w:rsidRDefault="009766E3" w:rsidP="009766E3">
      <w:pPr>
        <w:pStyle w:val="Content"/>
        <w:rPr>
          <w:rFonts w:cstheme="minorHAnsi"/>
          <w:b/>
          <w:color w:val="auto"/>
        </w:rPr>
      </w:pPr>
      <w:r w:rsidRPr="00AD6507">
        <w:rPr>
          <w:rFonts w:cstheme="minorHAnsi"/>
          <w:b/>
          <w:color w:val="auto"/>
        </w:rPr>
        <w:t>What are SMART statistics?</w:t>
      </w:r>
    </w:p>
    <w:p w:rsidR="009766E3" w:rsidRPr="00AD6507" w:rsidRDefault="009766E3" w:rsidP="009766E3">
      <w:pPr>
        <w:rPr>
          <w:rFonts w:cstheme="minorHAnsi"/>
          <w:b w:val="0"/>
          <w:color w:val="auto"/>
        </w:rPr>
      </w:pPr>
      <w:r w:rsidRPr="00AD6507">
        <w:rPr>
          <w:rFonts w:cstheme="minorHAnsi"/>
          <w:b w:val="0"/>
          <w:color w:val="auto"/>
        </w:rPr>
        <w:t>Also known as Self-Monitoring, Analysis and Reporting Technology, SMART statistics is a monitoring system included in hard drives that reports on various attributes of the state of a given drive.</w:t>
      </w:r>
    </w:p>
    <w:p w:rsidR="009766E3" w:rsidRPr="00AD6507" w:rsidRDefault="009766E3" w:rsidP="009766E3">
      <w:pPr>
        <w:rPr>
          <w:rFonts w:cstheme="minorHAnsi"/>
          <w:b w:val="0"/>
          <w:color w:val="auto"/>
        </w:rPr>
      </w:pPr>
    </w:p>
    <w:p w:rsidR="009766E3" w:rsidRPr="00AD6507" w:rsidRDefault="009766E3" w:rsidP="009766E3">
      <w:pPr>
        <w:rPr>
          <w:rFonts w:cstheme="minorHAnsi"/>
          <w:b w:val="0"/>
          <w:color w:val="auto"/>
        </w:rPr>
      </w:pPr>
      <w:r w:rsidRPr="00AD6507">
        <w:rPr>
          <w:rFonts w:cstheme="minorHAnsi"/>
          <w:b w:val="0"/>
          <w:color w:val="auto"/>
        </w:rPr>
        <w:t>There are about 70 SMART stats (</w:t>
      </w:r>
      <w:hyperlink r:id="rId9" w:history="1">
        <w:r w:rsidRPr="00AD6507">
          <w:rPr>
            <w:rStyle w:val="Hyperlink"/>
            <w:rFonts w:cstheme="minorHAnsi"/>
            <w:b w:val="0"/>
            <w:color w:val="auto"/>
          </w:rPr>
          <w:t>source</w:t>
        </w:r>
      </w:hyperlink>
      <w:r w:rsidRPr="00AD6507">
        <w:rPr>
          <w:rFonts w:cstheme="minorHAnsi"/>
          <w:b w:val="0"/>
          <w:color w:val="auto"/>
        </w:rPr>
        <w:t xml:space="preserve">) available… some of which can be used to predict the failure rate of a hard drive. </w:t>
      </w:r>
    </w:p>
    <w:p w:rsidR="009766E3" w:rsidRPr="00AD6507" w:rsidRDefault="009766E3" w:rsidP="009766E3">
      <w:pPr>
        <w:rPr>
          <w:rFonts w:cstheme="minorHAnsi"/>
          <w:b w:val="0"/>
          <w:color w:val="auto"/>
        </w:rPr>
      </w:pPr>
    </w:p>
    <w:p w:rsidR="009766E3" w:rsidRPr="00AD6507" w:rsidRDefault="009766E3" w:rsidP="009766E3">
      <w:pPr>
        <w:rPr>
          <w:rFonts w:cstheme="minorHAnsi"/>
          <w:b w:val="0"/>
          <w:color w:val="auto"/>
        </w:rPr>
      </w:pPr>
      <w:r w:rsidRPr="00AD6507">
        <w:rPr>
          <w:rFonts w:cstheme="minorHAnsi"/>
          <w:b w:val="0"/>
          <w:color w:val="auto"/>
        </w:rPr>
        <w:t xml:space="preserve">However, hard drives – even those from the same manufacturer – provide inconsistent SMART stats. </w:t>
      </w:r>
    </w:p>
    <w:p w:rsidR="009766E3" w:rsidRPr="00AD6507" w:rsidRDefault="009766E3" w:rsidP="009766E3">
      <w:pPr>
        <w:rPr>
          <w:rFonts w:cstheme="minorHAnsi"/>
          <w:b w:val="0"/>
          <w:color w:val="auto"/>
        </w:rPr>
      </w:pPr>
    </w:p>
    <w:p w:rsidR="009766E3" w:rsidRPr="00AD6507" w:rsidRDefault="009766E3" w:rsidP="009766E3">
      <w:pPr>
        <w:rPr>
          <w:rFonts w:cstheme="minorHAnsi"/>
          <w:color w:val="auto"/>
        </w:rPr>
      </w:pPr>
      <w:r w:rsidRPr="00AD6507">
        <w:rPr>
          <w:rFonts w:cstheme="minorHAnsi"/>
          <w:color w:val="auto"/>
        </w:rPr>
        <w:t xml:space="preserve">What’s the Business Problem? </w:t>
      </w:r>
    </w:p>
    <w:p w:rsidR="009766E3" w:rsidRPr="00AD6507" w:rsidRDefault="009766E3" w:rsidP="009766E3">
      <w:pPr>
        <w:rPr>
          <w:rFonts w:cstheme="minorHAnsi"/>
          <w:b w:val="0"/>
          <w:color w:val="auto"/>
        </w:rPr>
      </w:pPr>
      <w:r w:rsidRPr="00AD6507">
        <w:rPr>
          <w:rFonts w:cstheme="minorHAnsi"/>
          <w:b w:val="0"/>
          <w:color w:val="auto"/>
        </w:rPr>
        <w:t xml:space="preserve">As said earlier, </w:t>
      </w:r>
      <w:proofErr w:type="spellStart"/>
      <w:r w:rsidRPr="00AD6507">
        <w:rPr>
          <w:rFonts w:cstheme="minorHAnsi"/>
          <w:b w:val="0"/>
          <w:color w:val="auto"/>
        </w:rPr>
        <w:t>Backblaze’s</w:t>
      </w:r>
      <w:proofErr w:type="spellEnd"/>
      <w:r w:rsidRPr="00AD6507">
        <w:rPr>
          <w:rFonts w:cstheme="minorHAnsi"/>
          <w:b w:val="0"/>
          <w:color w:val="auto"/>
        </w:rPr>
        <w:t xml:space="preserve"> business is based on the “goodness” of their hard drives. They need to know when a hard drive will fail early and efficiently. </w:t>
      </w:r>
    </w:p>
    <w:p w:rsidR="009766E3" w:rsidRPr="00AD6507" w:rsidRDefault="009766E3" w:rsidP="009766E3">
      <w:pPr>
        <w:rPr>
          <w:rFonts w:cstheme="minorHAnsi"/>
          <w:b w:val="0"/>
          <w:color w:val="auto"/>
        </w:rPr>
      </w:pPr>
    </w:p>
    <w:p w:rsidR="009766E3" w:rsidRPr="00AD6507" w:rsidRDefault="009766E3" w:rsidP="009766E3">
      <w:pPr>
        <w:rPr>
          <w:rFonts w:cstheme="minorHAnsi"/>
          <w:b w:val="0"/>
          <w:color w:val="auto"/>
        </w:rPr>
      </w:pPr>
      <w:r w:rsidRPr="00AD6507">
        <w:rPr>
          <w:rFonts w:cstheme="minorHAnsi"/>
          <w:b w:val="0"/>
          <w:color w:val="auto"/>
        </w:rPr>
        <w:t xml:space="preserve">Thus, we can ask:  </w:t>
      </w:r>
    </w:p>
    <w:p w:rsidR="009766E3" w:rsidRPr="00AD6507" w:rsidRDefault="009766E3" w:rsidP="009766E3">
      <w:pPr>
        <w:pStyle w:val="ListParagraph"/>
        <w:numPr>
          <w:ilvl w:val="0"/>
          <w:numId w:val="2"/>
        </w:numPr>
        <w:rPr>
          <w:rFonts w:cstheme="minorHAnsi"/>
          <w:b w:val="0"/>
          <w:color w:val="auto"/>
        </w:rPr>
      </w:pPr>
      <w:r w:rsidRPr="00AD6507">
        <w:rPr>
          <w:rFonts w:cstheme="minorHAnsi"/>
          <w:b w:val="0"/>
          <w:color w:val="auto"/>
        </w:rPr>
        <w:t>Which SMART stat contributes to failure or success rates of a hard drive?</w:t>
      </w:r>
    </w:p>
    <w:p w:rsidR="009766E3" w:rsidRPr="00AD6507" w:rsidRDefault="009766E3" w:rsidP="009766E3">
      <w:pPr>
        <w:pStyle w:val="ListParagraph"/>
        <w:numPr>
          <w:ilvl w:val="0"/>
          <w:numId w:val="2"/>
        </w:numPr>
        <w:rPr>
          <w:rFonts w:cstheme="minorHAnsi"/>
          <w:b w:val="0"/>
          <w:color w:val="auto"/>
        </w:rPr>
      </w:pPr>
      <w:r w:rsidRPr="00AD6507">
        <w:rPr>
          <w:rFonts w:cstheme="minorHAnsi"/>
          <w:b w:val="0"/>
          <w:color w:val="auto"/>
        </w:rPr>
        <w:t>What would be a good model to predict hard drive failure?</w:t>
      </w:r>
    </w:p>
    <w:p w:rsidR="009766E3" w:rsidRPr="00AD6507" w:rsidRDefault="009766E3" w:rsidP="009766E3">
      <w:pPr>
        <w:rPr>
          <w:rFonts w:cstheme="minorHAnsi"/>
          <w:color w:val="auto"/>
        </w:rPr>
      </w:pPr>
    </w:p>
    <w:p w:rsidR="00F430C6" w:rsidRPr="00AD6507" w:rsidRDefault="009766E3" w:rsidP="009766E3">
      <w:pPr>
        <w:rPr>
          <w:rFonts w:cstheme="minorHAnsi"/>
          <w:color w:val="auto"/>
        </w:rPr>
      </w:pPr>
      <w:r w:rsidRPr="00AD6507">
        <w:rPr>
          <w:rFonts w:cstheme="minorHAnsi"/>
          <w:b w:val="0"/>
          <w:color w:val="auto"/>
        </w:rPr>
        <w:lastRenderedPageBreak/>
        <w:t xml:space="preserve">Obviously, we can use the answers to focus on a few SMART stats and models. With these questions in mind, we now look at the available datasets. </w:t>
      </w:r>
      <w:r w:rsidR="003A1006" w:rsidRPr="00AD6507">
        <w:rPr>
          <w:rFonts w:cstheme="minorHAnsi"/>
          <w:color w:val="auto"/>
        </w:rPr>
        <w:t xml:space="preserve">Where do we get this data? </w:t>
      </w:r>
    </w:p>
    <w:p w:rsidR="003A1006" w:rsidRPr="00AD6507" w:rsidRDefault="003A1006" w:rsidP="00DF027C">
      <w:pPr>
        <w:rPr>
          <w:rFonts w:cstheme="minorHAnsi"/>
          <w:b w:val="0"/>
          <w:color w:val="auto"/>
        </w:rPr>
      </w:pPr>
      <w:proofErr w:type="spellStart"/>
      <w:r w:rsidRPr="00AD6507">
        <w:rPr>
          <w:rFonts w:cstheme="minorHAnsi"/>
          <w:b w:val="0"/>
          <w:color w:val="auto"/>
        </w:rPr>
        <w:t>Backblaze</w:t>
      </w:r>
      <w:proofErr w:type="spellEnd"/>
      <w:r w:rsidRPr="00AD6507">
        <w:rPr>
          <w:rFonts w:cstheme="minorHAnsi"/>
          <w:b w:val="0"/>
          <w:color w:val="auto"/>
        </w:rPr>
        <w:t xml:space="preserve"> </w:t>
      </w:r>
      <w:r w:rsidR="00D779DB" w:rsidRPr="00AD6507">
        <w:rPr>
          <w:rFonts w:cstheme="minorHAnsi"/>
          <w:b w:val="0"/>
          <w:color w:val="auto"/>
        </w:rPr>
        <w:t xml:space="preserve">logs Hard Drive Test Datasets on their </w:t>
      </w:r>
      <w:hyperlink r:id="rId10" w:history="1">
        <w:r w:rsidR="00D779DB" w:rsidRPr="00AD6507">
          <w:rPr>
            <w:rStyle w:val="Hyperlink"/>
            <w:rFonts w:cstheme="minorHAnsi"/>
            <w:b w:val="0"/>
            <w:color w:val="auto"/>
          </w:rPr>
          <w:t>webpage</w:t>
        </w:r>
      </w:hyperlink>
      <w:r w:rsidR="00D779DB" w:rsidRPr="00AD6507">
        <w:rPr>
          <w:rFonts w:cstheme="minorHAnsi"/>
          <w:b w:val="0"/>
          <w:color w:val="auto"/>
        </w:rPr>
        <w:t xml:space="preserve">. Each zipped file contains daily snapshots for each of their 40,000 Hard Drives. This also includes hard drive statuses (Failure or OK). </w:t>
      </w:r>
    </w:p>
    <w:p w:rsidR="00D779DB" w:rsidRPr="00AD6507" w:rsidRDefault="00D779DB" w:rsidP="00DF027C">
      <w:pPr>
        <w:rPr>
          <w:rFonts w:cstheme="minorHAnsi"/>
          <w:b w:val="0"/>
          <w:color w:val="auto"/>
        </w:rPr>
      </w:pPr>
    </w:p>
    <w:p w:rsidR="00D779DB" w:rsidRPr="00AD6507" w:rsidRDefault="00D779DB" w:rsidP="00DF027C">
      <w:pPr>
        <w:rPr>
          <w:ins w:id="0" w:author="Bharat Nagaraju" w:date="2019-03-10T14:06:00Z"/>
          <w:rFonts w:cstheme="minorHAnsi"/>
          <w:b w:val="0"/>
          <w:color w:val="auto"/>
        </w:rPr>
      </w:pPr>
      <w:r w:rsidRPr="00AD6507">
        <w:rPr>
          <w:rFonts w:cstheme="minorHAnsi"/>
          <w:b w:val="0"/>
          <w:color w:val="auto"/>
        </w:rPr>
        <w:t xml:space="preserve">We have selected to use 2018 dataset instead of across the years. Of note, the 2018 dataset contains additional SMART attributes which we will not use in this CA. </w:t>
      </w:r>
    </w:p>
    <w:p w:rsidR="00605C00" w:rsidRPr="00AD6507" w:rsidRDefault="00605C00" w:rsidP="00DF027C">
      <w:pPr>
        <w:rPr>
          <w:ins w:id="1" w:author="Bharat Nagaraju" w:date="2019-03-10T14:06:00Z"/>
          <w:rFonts w:cstheme="minorHAnsi"/>
          <w:b w:val="0"/>
          <w:color w:val="auto"/>
        </w:rPr>
      </w:pPr>
    </w:p>
    <w:p w:rsidR="00605C00" w:rsidRPr="00AD6507" w:rsidRDefault="00AD6507" w:rsidP="00DF027C">
      <w:pPr>
        <w:rPr>
          <w:ins w:id="2" w:author="Bharat Nagaraju" w:date="2019-03-10T14:06:00Z"/>
          <w:rFonts w:cstheme="minorHAnsi"/>
          <w:color w:val="auto"/>
        </w:rPr>
      </w:pPr>
      <w:r w:rsidRPr="00AD6507">
        <w:rPr>
          <w:rFonts w:cstheme="minorHAnsi"/>
          <w:color w:val="auto"/>
        </w:rPr>
        <w:t>How to read this Report</w:t>
      </w:r>
    </w:p>
    <w:p w:rsidR="00CD29A8" w:rsidRPr="00AD6507" w:rsidRDefault="00AD6507" w:rsidP="00DF027C">
      <w:pPr>
        <w:rPr>
          <w:rFonts w:cstheme="minorHAnsi"/>
          <w:b w:val="0"/>
          <w:color w:val="auto"/>
        </w:rPr>
      </w:pPr>
      <w:r>
        <w:rPr>
          <w:rFonts w:cstheme="minorHAnsi"/>
          <w:b w:val="0"/>
          <w:color w:val="auto"/>
        </w:rPr>
        <w:t xml:space="preserve">The rest of this report </w:t>
      </w:r>
      <w:r w:rsidR="008F25DF">
        <w:rPr>
          <w:rFonts w:cstheme="minorHAnsi"/>
          <w:b w:val="0"/>
          <w:color w:val="auto"/>
        </w:rPr>
        <w:t>will follow the content page</w:t>
      </w:r>
    </w:p>
    <w:p w:rsidR="008F25DF" w:rsidRPr="008F25DF" w:rsidRDefault="008F25DF" w:rsidP="008F25DF">
      <w:pPr>
        <w:pStyle w:val="ListParagraph"/>
        <w:numPr>
          <w:ilvl w:val="0"/>
          <w:numId w:val="24"/>
        </w:numPr>
        <w:spacing w:after="200"/>
        <w:rPr>
          <w:rFonts w:cstheme="minorHAnsi"/>
          <w:b w:val="0"/>
          <w:color w:val="auto"/>
        </w:rPr>
      </w:pPr>
      <w:r w:rsidRPr="008F25DF">
        <w:rPr>
          <w:rFonts w:cstheme="minorHAnsi"/>
          <w:b w:val="0"/>
          <w:color w:val="auto"/>
        </w:rPr>
        <w:t>What in Back blazes is this about?</w:t>
      </w:r>
    </w:p>
    <w:p w:rsidR="008F25DF" w:rsidRPr="008F25DF" w:rsidRDefault="008F25DF" w:rsidP="008F25DF">
      <w:pPr>
        <w:pStyle w:val="ListParagraph"/>
        <w:numPr>
          <w:ilvl w:val="0"/>
          <w:numId w:val="24"/>
        </w:numPr>
        <w:spacing w:after="200"/>
        <w:rPr>
          <w:rFonts w:cstheme="minorHAnsi"/>
          <w:b w:val="0"/>
          <w:color w:val="auto"/>
        </w:rPr>
      </w:pPr>
      <w:r w:rsidRPr="008F25DF">
        <w:rPr>
          <w:rFonts w:cstheme="minorHAnsi"/>
          <w:b w:val="0"/>
          <w:color w:val="auto"/>
        </w:rPr>
        <w:t xml:space="preserve">Data collection and Pre-processing </w:t>
      </w:r>
    </w:p>
    <w:p w:rsidR="008F25DF" w:rsidRPr="008F25DF" w:rsidRDefault="008F25DF" w:rsidP="008F25DF">
      <w:pPr>
        <w:pStyle w:val="ListParagraph"/>
        <w:numPr>
          <w:ilvl w:val="0"/>
          <w:numId w:val="24"/>
        </w:numPr>
        <w:spacing w:after="200"/>
        <w:rPr>
          <w:rFonts w:cstheme="minorHAnsi"/>
          <w:b w:val="0"/>
          <w:color w:val="auto"/>
        </w:rPr>
      </w:pPr>
      <w:r w:rsidRPr="008F25DF">
        <w:rPr>
          <w:rFonts w:cstheme="minorHAnsi"/>
          <w:b w:val="0"/>
          <w:color w:val="auto"/>
        </w:rPr>
        <w:t xml:space="preserve">Understanding &amp; Exploring Hard Drives </w:t>
      </w:r>
    </w:p>
    <w:p w:rsidR="008F25DF" w:rsidRPr="008F25DF" w:rsidRDefault="008F25DF" w:rsidP="008F25DF">
      <w:pPr>
        <w:pStyle w:val="ListParagraph"/>
        <w:numPr>
          <w:ilvl w:val="0"/>
          <w:numId w:val="24"/>
        </w:numPr>
        <w:spacing w:after="200"/>
        <w:rPr>
          <w:rFonts w:cstheme="minorHAnsi"/>
          <w:b w:val="0"/>
          <w:color w:val="auto"/>
        </w:rPr>
      </w:pPr>
      <w:r w:rsidRPr="008F25DF">
        <w:rPr>
          <w:rFonts w:cstheme="minorHAnsi"/>
          <w:b w:val="0"/>
          <w:color w:val="auto"/>
        </w:rPr>
        <w:t xml:space="preserve">Preparing the Data </w:t>
      </w:r>
    </w:p>
    <w:p w:rsidR="008F25DF" w:rsidRPr="008F25DF" w:rsidRDefault="008F25DF" w:rsidP="008F25DF">
      <w:pPr>
        <w:pStyle w:val="ListParagraph"/>
        <w:numPr>
          <w:ilvl w:val="0"/>
          <w:numId w:val="24"/>
        </w:numPr>
        <w:spacing w:after="200"/>
        <w:rPr>
          <w:rFonts w:cstheme="minorHAnsi"/>
          <w:b w:val="0"/>
          <w:color w:val="auto"/>
        </w:rPr>
      </w:pPr>
      <w:r w:rsidRPr="008F25DF">
        <w:rPr>
          <w:rFonts w:cstheme="minorHAnsi"/>
          <w:b w:val="0"/>
          <w:color w:val="auto"/>
        </w:rPr>
        <w:t xml:space="preserve">Models for prediction </w:t>
      </w:r>
    </w:p>
    <w:p w:rsidR="008F25DF" w:rsidRDefault="008F25DF" w:rsidP="008F25DF">
      <w:pPr>
        <w:pStyle w:val="ListParagraph"/>
        <w:numPr>
          <w:ilvl w:val="0"/>
          <w:numId w:val="24"/>
        </w:numPr>
        <w:spacing w:after="200"/>
        <w:rPr>
          <w:rFonts w:cstheme="minorHAnsi"/>
          <w:b w:val="0"/>
          <w:color w:val="auto"/>
        </w:rPr>
      </w:pPr>
      <w:r w:rsidRPr="008F25DF">
        <w:rPr>
          <w:rFonts w:cstheme="minorHAnsi"/>
          <w:b w:val="0"/>
          <w:color w:val="auto"/>
        </w:rPr>
        <w:t xml:space="preserve">Evaluations </w:t>
      </w:r>
    </w:p>
    <w:p w:rsidR="008F25DF" w:rsidRDefault="008F25DF" w:rsidP="008F25DF">
      <w:pPr>
        <w:spacing w:after="200"/>
        <w:rPr>
          <w:rFonts w:cstheme="minorHAnsi"/>
          <w:b w:val="0"/>
          <w:color w:val="auto"/>
        </w:rPr>
      </w:pPr>
      <w:r>
        <w:rPr>
          <w:rFonts w:cstheme="minorHAnsi"/>
          <w:b w:val="0"/>
          <w:color w:val="auto"/>
        </w:rPr>
        <w:t xml:space="preserve">At the beginning of each section, we will specify the Dataset &amp; code used. </w:t>
      </w:r>
    </w:p>
    <w:p w:rsidR="00004D70" w:rsidRDefault="00004D70" w:rsidP="008F25DF">
      <w:pPr>
        <w:spacing w:after="200"/>
        <w:rPr>
          <w:rFonts w:cstheme="minorHAnsi"/>
          <w:b w:val="0"/>
          <w:color w:val="auto"/>
        </w:rPr>
      </w:pPr>
      <w:r>
        <w:rPr>
          <w:rFonts w:cstheme="minorHAnsi"/>
          <w:b w:val="0"/>
          <w:color w:val="auto"/>
        </w:rPr>
        <w:t>All code and dataset can be found in the aptly named “</w:t>
      </w:r>
      <w:r w:rsidRPr="00004D70">
        <w:rPr>
          <w:rFonts w:cstheme="minorHAnsi"/>
          <w:b w:val="0"/>
          <w:color w:val="auto"/>
        </w:rPr>
        <w:t>Code &amp; Dataset</w:t>
      </w:r>
      <w:r>
        <w:rPr>
          <w:rFonts w:cstheme="minorHAnsi"/>
          <w:b w:val="0"/>
          <w:color w:val="auto"/>
        </w:rPr>
        <w:t xml:space="preserve">” </w:t>
      </w:r>
      <w:r w:rsidR="00B47DAB">
        <w:rPr>
          <w:rFonts w:cstheme="minorHAnsi"/>
          <w:b w:val="0"/>
          <w:color w:val="auto"/>
        </w:rPr>
        <w:t>folder</w:t>
      </w:r>
      <w:r>
        <w:rPr>
          <w:rFonts w:cstheme="minorHAnsi"/>
          <w:b w:val="0"/>
          <w:color w:val="auto"/>
        </w:rPr>
        <w:t xml:space="preserve">. </w:t>
      </w:r>
    </w:p>
    <w:p w:rsidR="008F25DF" w:rsidRPr="008F25DF" w:rsidRDefault="008F25DF" w:rsidP="008F25DF">
      <w:pPr>
        <w:spacing w:after="200"/>
        <w:rPr>
          <w:rFonts w:cstheme="minorHAnsi"/>
          <w:b w:val="0"/>
          <w:color w:val="auto"/>
        </w:rPr>
      </w:pPr>
      <w:r>
        <w:rPr>
          <w:noProof/>
        </w:rPr>
        <w:drawing>
          <wp:inline distT="0" distB="0" distL="0" distR="0" wp14:anchorId="7D74F40B" wp14:editId="78E0AFC0">
            <wp:extent cx="6569773" cy="985837"/>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614" t="22083" r="24064" b="67265"/>
                    <a:stretch/>
                  </pic:blipFill>
                  <pic:spPr bwMode="auto">
                    <a:xfrm>
                      <a:off x="0" y="0"/>
                      <a:ext cx="6602558" cy="990757"/>
                    </a:xfrm>
                    <a:prstGeom prst="rect">
                      <a:avLst/>
                    </a:prstGeom>
                    <a:ln>
                      <a:noFill/>
                    </a:ln>
                    <a:extLst>
                      <a:ext uri="{53640926-AAD7-44D8-BBD7-CCE9431645EC}">
                        <a14:shadowObscured xmlns:a14="http://schemas.microsoft.com/office/drawing/2010/main"/>
                      </a:ext>
                    </a:extLst>
                  </pic:spPr>
                </pic:pic>
              </a:graphicData>
            </a:graphic>
          </wp:inline>
        </w:drawing>
      </w: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CD29A8">
      <w:pPr>
        <w:pStyle w:val="Heading1"/>
        <w:rPr>
          <w:rFonts w:asciiTheme="minorHAnsi" w:hAnsiTheme="minorHAnsi" w:cstheme="minorHAnsi"/>
          <w:color w:val="auto"/>
        </w:rPr>
      </w:pPr>
      <w:r w:rsidRPr="00AD6507">
        <w:rPr>
          <w:rFonts w:asciiTheme="minorHAnsi" w:hAnsiTheme="minorHAnsi" w:cstheme="minorHAnsi"/>
          <w:color w:val="auto"/>
        </w:rPr>
        <w:lastRenderedPageBreak/>
        <w:t>Data Collection and Preprocessing</w:t>
      </w:r>
    </w:p>
    <w:tbl>
      <w:tblPr>
        <w:tblW w:w="9999" w:type="dxa"/>
        <w:tblInd w:w="40" w:type="dxa"/>
        <w:tblCellMar>
          <w:left w:w="0" w:type="dxa"/>
          <w:right w:w="0" w:type="dxa"/>
        </w:tblCellMar>
        <w:tblLook w:val="0000" w:firstRow="0" w:lastRow="0" w:firstColumn="0" w:lastColumn="0" w:noHBand="0" w:noVBand="0"/>
      </w:tblPr>
      <w:tblGrid>
        <w:gridCol w:w="9999"/>
      </w:tblGrid>
      <w:tr w:rsidR="00AD6507" w:rsidRPr="00AD6507" w:rsidTr="00F03006">
        <w:trPr>
          <w:trHeight w:val="3546"/>
        </w:trPr>
        <w:tc>
          <w:tcPr>
            <w:tcW w:w="9999" w:type="dxa"/>
          </w:tcPr>
          <w:p w:rsidR="004C0CA1" w:rsidRPr="00AD6507" w:rsidRDefault="004C0CA1" w:rsidP="00F03006">
            <w:pPr>
              <w:pStyle w:val="Heading2"/>
              <w:rPr>
                <w:rFonts w:cstheme="minorHAnsi"/>
                <w:color w:val="auto"/>
                <w:sz w:val="24"/>
              </w:rPr>
            </w:pPr>
            <w:r w:rsidRPr="00AD6507">
              <w:rPr>
                <w:rFonts w:cstheme="minorHAnsi"/>
                <w:b/>
                <w:color w:val="auto"/>
                <w:sz w:val="24"/>
              </w:rPr>
              <w:t>Code:</w:t>
            </w:r>
            <w:r w:rsidRPr="00AD6507">
              <w:rPr>
                <w:color w:val="auto"/>
              </w:rPr>
              <w:t xml:space="preserve"> </w:t>
            </w:r>
            <w:r w:rsidRPr="00AD6507">
              <w:rPr>
                <w:rFonts w:cstheme="minorHAnsi"/>
                <w:color w:val="auto"/>
                <w:sz w:val="24"/>
              </w:rPr>
              <w:t xml:space="preserve">00 - </w:t>
            </w:r>
            <w:proofErr w:type="spellStart"/>
            <w:r w:rsidRPr="00AD6507">
              <w:rPr>
                <w:rFonts w:cstheme="minorHAnsi"/>
                <w:color w:val="auto"/>
                <w:sz w:val="24"/>
              </w:rPr>
              <w:t>MyProgram_Success.scala</w:t>
            </w:r>
            <w:proofErr w:type="spellEnd"/>
          </w:p>
          <w:p w:rsidR="00CD29A8" w:rsidRPr="00AD6507" w:rsidRDefault="00605C00" w:rsidP="00F03006">
            <w:pPr>
              <w:pStyle w:val="Heading2"/>
              <w:rPr>
                <w:rFonts w:cstheme="minorHAnsi"/>
                <w:b/>
                <w:color w:val="auto"/>
              </w:rPr>
            </w:pPr>
            <w:r w:rsidRPr="00AD6507">
              <w:rPr>
                <w:rFonts w:cstheme="minorHAnsi"/>
                <w:b/>
                <w:color w:val="auto"/>
              </w:rPr>
              <w:t>Data Collection</w:t>
            </w:r>
          </w:p>
          <w:p w:rsidR="00605C00" w:rsidRPr="00AD6507" w:rsidRDefault="00605C00" w:rsidP="00605C00">
            <w:pPr>
              <w:rPr>
                <w:rFonts w:cstheme="minorHAnsi"/>
                <w:b w:val="0"/>
                <w:color w:val="auto"/>
              </w:rPr>
            </w:pPr>
            <w:r w:rsidRPr="00AD6507">
              <w:rPr>
                <w:rFonts w:cstheme="minorHAnsi"/>
                <w:b w:val="0"/>
                <w:color w:val="auto"/>
              </w:rPr>
              <w:t xml:space="preserve">Based on the statistics published by </w:t>
            </w:r>
            <w:hyperlink r:id="rId12" w:history="1">
              <w:r w:rsidRPr="00AD6507">
                <w:rPr>
                  <w:rStyle w:val="Hyperlink"/>
                  <w:rFonts w:cstheme="minorHAnsi"/>
                  <w:b w:val="0"/>
                  <w:color w:val="auto"/>
                </w:rPr>
                <w:t>Back blaze</w:t>
              </w:r>
            </w:hyperlink>
            <w:r w:rsidRPr="00AD6507">
              <w:rPr>
                <w:rFonts w:cstheme="minorHAnsi"/>
                <w:b w:val="0"/>
                <w:color w:val="auto"/>
              </w:rPr>
              <w:t xml:space="preserve"> for the year 2018, We chose to examine and analyze the failure reasons for the hard drive that failed the most. Seagate ST4000DM000 had 581 instances of failure and was the highest among all the hard drives used by Back blaze and will be used in this project for analysis and prediction.</w:t>
            </w:r>
          </w:p>
          <w:p w:rsidR="00605C00" w:rsidRPr="00AD6507" w:rsidRDefault="00605C00" w:rsidP="00605C00">
            <w:pPr>
              <w:rPr>
                <w:rFonts w:cstheme="minorHAnsi"/>
                <w:b w:val="0"/>
                <w:color w:val="auto"/>
              </w:rPr>
            </w:pPr>
            <w:r w:rsidRPr="00AD6507">
              <w:rPr>
                <w:rFonts w:cstheme="minorHAnsi"/>
                <w:b w:val="0"/>
                <w:noProof/>
                <w:color w:val="auto"/>
              </w:rPr>
              <w:drawing>
                <wp:inline distT="0" distB="0" distL="0" distR="0" wp14:anchorId="147C6DC9" wp14:editId="048C6159">
                  <wp:extent cx="4933950" cy="430043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591" cy="4309711"/>
                          </a:xfrm>
                          <a:prstGeom prst="rect">
                            <a:avLst/>
                          </a:prstGeom>
                          <a:noFill/>
                          <a:ln>
                            <a:noFill/>
                          </a:ln>
                        </pic:spPr>
                      </pic:pic>
                    </a:graphicData>
                  </a:graphic>
                </wp:inline>
              </w:drawing>
            </w:r>
          </w:p>
          <w:p w:rsidR="00605C00" w:rsidRPr="00AD6507" w:rsidRDefault="00605C00" w:rsidP="00C17238">
            <w:pPr>
              <w:pStyle w:val="Heading2"/>
              <w:rPr>
                <w:rFonts w:cstheme="minorHAnsi"/>
                <w:color w:val="auto"/>
              </w:rPr>
            </w:pPr>
            <w:r w:rsidRPr="00AD6507">
              <w:rPr>
                <w:rFonts w:cstheme="minorHAnsi"/>
                <w:color w:val="auto"/>
              </w:rPr>
              <w:t>Data Pre-Processing</w:t>
            </w:r>
          </w:p>
        </w:tc>
      </w:tr>
    </w:tbl>
    <w:p w:rsidR="00141CC7" w:rsidRPr="00AD6507" w:rsidRDefault="001C65C9" w:rsidP="00DF027C">
      <w:pPr>
        <w:rPr>
          <w:rFonts w:cstheme="minorHAnsi"/>
          <w:b w:val="0"/>
          <w:color w:val="auto"/>
        </w:rPr>
      </w:pPr>
      <w:r w:rsidRPr="00AD6507">
        <w:rPr>
          <w:rFonts w:cstheme="minorHAnsi"/>
          <w:b w:val="0"/>
          <w:color w:val="auto"/>
        </w:rPr>
        <w:t>Data shared by back blaze is</w:t>
      </w:r>
      <w:r w:rsidR="009F68B5" w:rsidRPr="00AD6507">
        <w:rPr>
          <w:rFonts w:cstheme="minorHAnsi"/>
          <w:b w:val="0"/>
          <w:color w:val="auto"/>
        </w:rPr>
        <w:t xml:space="preserve"> </w:t>
      </w:r>
      <w:r w:rsidRPr="00AD6507">
        <w:rPr>
          <w:rFonts w:cstheme="minorHAnsi"/>
          <w:b w:val="0"/>
          <w:color w:val="auto"/>
        </w:rPr>
        <w:t>snapshot i.e.</w:t>
      </w:r>
      <w:r w:rsidR="009F68B5" w:rsidRPr="00AD6507">
        <w:rPr>
          <w:rFonts w:cstheme="minorHAnsi"/>
          <w:b w:val="0"/>
          <w:color w:val="auto"/>
        </w:rPr>
        <w:t xml:space="preserve"> hard drives which haven’t failed </w:t>
      </w:r>
      <w:r w:rsidR="00141CC7" w:rsidRPr="00AD6507">
        <w:rPr>
          <w:rFonts w:cstheme="minorHAnsi"/>
          <w:b w:val="0"/>
          <w:color w:val="auto"/>
        </w:rPr>
        <w:t xml:space="preserve">appears in every day s record until they fail, if they fail. However, Failed records doesn’t appear from the day they fail and a replacement hard drive (identified by a new serial number) appears from the next day. In order to perform our analysis, we need to extract the </w:t>
      </w:r>
      <w:r w:rsidR="00141CC7" w:rsidRPr="00AD6507">
        <w:rPr>
          <w:rFonts w:cstheme="minorHAnsi"/>
          <w:b w:val="0"/>
          <w:color w:val="auto"/>
        </w:rPr>
        <w:lastRenderedPageBreak/>
        <w:t>data from this huge dataset. After unzipping the archive, the data amounts to a whopping 10 GB.</w:t>
      </w:r>
    </w:p>
    <w:p w:rsidR="00595F36" w:rsidRPr="00AD6507" w:rsidRDefault="00595F36" w:rsidP="00DF027C">
      <w:pPr>
        <w:rPr>
          <w:rFonts w:cstheme="minorHAnsi"/>
          <w:b w:val="0"/>
          <w:color w:val="auto"/>
        </w:rPr>
      </w:pPr>
    </w:p>
    <w:p w:rsidR="00595F36" w:rsidRPr="00AD6507" w:rsidRDefault="00595F36" w:rsidP="00DF027C">
      <w:pPr>
        <w:rPr>
          <w:rFonts w:cstheme="minorHAnsi"/>
          <w:b w:val="0"/>
          <w:color w:val="auto"/>
        </w:rPr>
      </w:pPr>
      <w:r w:rsidRPr="00AD6507">
        <w:rPr>
          <w:rFonts w:cstheme="minorHAnsi"/>
          <w:noProof/>
          <w:color w:val="auto"/>
        </w:rPr>
        <w:drawing>
          <wp:inline distT="0" distB="0" distL="0" distR="0" wp14:anchorId="5EFC508F" wp14:editId="10AB74DE">
            <wp:extent cx="6305550" cy="2114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5550" cy="2114550"/>
                    </a:xfrm>
                    <a:prstGeom prst="rect">
                      <a:avLst/>
                    </a:prstGeom>
                    <a:noFill/>
                    <a:ln>
                      <a:noFill/>
                    </a:ln>
                  </pic:spPr>
                </pic:pic>
              </a:graphicData>
            </a:graphic>
          </wp:inline>
        </w:drawing>
      </w:r>
    </w:p>
    <w:p w:rsidR="00595F36" w:rsidRPr="00AD6507" w:rsidRDefault="00595F36" w:rsidP="00DF027C">
      <w:pPr>
        <w:rPr>
          <w:rFonts w:cstheme="minorHAnsi"/>
          <w:b w:val="0"/>
          <w:color w:val="auto"/>
        </w:rPr>
      </w:pPr>
    </w:p>
    <w:p w:rsidR="009F68B5" w:rsidRPr="00AD6507" w:rsidRDefault="00141CC7" w:rsidP="00DF027C">
      <w:pPr>
        <w:rPr>
          <w:rFonts w:cstheme="minorHAnsi"/>
          <w:b w:val="0"/>
          <w:color w:val="auto"/>
        </w:rPr>
      </w:pPr>
      <w:r w:rsidRPr="00AD6507">
        <w:rPr>
          <w:rFonts w:cstheme="minorHAnsi"/>
          <w:b w:val="0"/>
          <w:color w:val="auto"/>
        </w:rPr>
        <w:t xml:space="preserve"> This volume of data cannot be processed using simple R or Python packages </w:t>
      </w:r>
      <w:r w:rsidR="00595F36" w:rsidRPr="00AD6507">
        <w:rPr>
          <w:rFonts w:cstheme="minorHAnsi"/>
          <w:b w:val="0"/>
          <w:color w:val="auto"/>
        </w:rPr>
        <w:t>since they are not designed to scale to such huge volume of data and use in memory processing</w:t>
      </w:r>
      <w:r w:rsidRPr="00AD6507">
        <w:rPr>
          <w:rFonts w:cstheme="minorHAnsi"/>
          <w:b w:val="0"/>
          <w:color w:val="auto"/>
        </w:rPr>
        <w:t xml:space="preserve">.  We tried to </w:t>
      </w:r>
      <w:r w:rsidR="00595F36" w:rsidRPr="00AD6507">
        <w:rPr>
          <w:rFonts w:cstheme="minorHAnsi"/>
          <w:b w:val="0"/>
          <w:color w:val="auto"/>
        </w:rPr>
        <w:t xml:space="preserve">use </w:t>
      </w:r>
      <w:hyperlink r:id="rId15" w:history="1">
        <w:r w:rsidRPr="00AD6507">
          <w:rPr>
            <w:rStyle w:val="Hyperlink"/>
            <w:rFonts w:cstheme="minorHAnsi"/>
            <w:b w:val="0"/>
            <w:color w:val="auto"/>
          </w:rPr>
          <w:t>SparkR</w:t>
        </w:r>
      </w:hyperlink>
      <w:r w:rsidRPr="00AD6507">
        <w:rPr>
          <w:rFonts w:cstheme="minorHAnsi"/>
          <w:b w:val="0"/>
          <w:color w:val="auto"/>
        </w:rPr>
        <w:t xml:space="preserve"> and </w:t>
      </w:r>
      <w:hyperlink r:id="rId16" w:history="1">
        <w:r w:rsidRPr="00AD6507">
          <w:rPr>
            <w:rStyle w:val="Hyperlink"/>
            <w:rFonts w:cstheme="minorHAnsi"/>
            <w:b w:val="0"/>
            <w:color w:val="auto"/>
          </w:rPr>
          <w:t>SparklyR</w:t>
        </w:r>
      </w:hyperlink>
      <w:r w:rsidRPr="00AD6507">
        <w:rPr>
          <w:rFonts w:cstheme="minorHAnsi"/>
          <w:b w:val="0"/>
          <w:color w:val="auto"/>
        </w:rPr>
        <w:t xml:space="preserve"> , R packages that are provided to connect to a Spark instance for Batch processing data files. </w:t>
      </w:r>
      <w:r w:rsidR="00595F36" w:rsidRPr="00AD6507">
        <w:rPr>
          <w:rFonts w:cstheme="minorHAnsi"/>
          <w:b w:val="0"/>
          <w:color w:val="auto"/>
        </w:rPr>
        <w:t>D</w:t>
      </w:r>
      <w:r w:rsidRPr="00AD6507">
        <w:rPr>
          <w:rFonts w:cstheme="minorHAnsi"/>
          <w:b w:val="0"/>
          <w:color w:val="auto"/>
        </w:rPr>
        <w:t>ifferent techniques</w:t>
      </w:r>
      <w:r w:rsidR="00595F36" w:rsidRPr="00AD6507">
        <w:rPr>
          <w:rFonts w:cstheme="minorHAnsi"/>
          <w:b w:val="0"/>
          <w:color w:val="auto"/>
        </w:rPr>
        <w:t xml:space="preserve"> were employed</w:t>
      </w:r>
      <w:r w:rsidRPr="00AD6507">
        <w:rPr>
          <w:rFonts w:cstheme="minorHAnsi"/>
          <w:b w:val="0"/>
          <w:color w:val="auto"/>
        </w:rPr>
        <w:t xml:space="preserve"> using both packages – Streaming data connector of SparkR to handle huge number of </w:t>
      </w:r>
      <w:r w:rsidR="00595F36" w:rsidRPr="00AD6507">
        <w:rPr>
          <w:rFonts w:cstheme="minorHAnsi"/>
          <w:b w:val="0"/>
          <w:color w:val="auto"/>
        </w:rPr>
        <w:t>data files (365 files – each file of minimum size 40 MB) and Batch File processing using SparklyR. These packages were able to only load a maximum of 3 Gig and failed terribly beyond that. We decided to use native Spark using Scala to extract the required data.</w:t>
      </w:r>
    </w:p>
    <w:p w:rsidR="00595F36" w:rsidRPr="00AD6507" w:rsidRDefault="00595F36" w:rsidP="00DF027C">
      <w:pPr>
        <w:rPr>
          <w:rFonts w:cstheme="minorHAnsi"/>
          <w:b w:val="0"/>
          <w:color w:val="auto"/>
        </w:rPr>
      </w:pPr>
      <w:r w:rsidRPr="00AD6507">
        <w:rPr>
          <w:rFonts w:cstheme="minorHAnsi"/>
          <w:b w:val="0"/>
          <w:color w:val="auto"/>
        </w:rPr>
        <w:t xml:space="preserve">Using data tables and RDD’s, </w:t>
      </w:r>
      <w:r w:rsidR="001C65C9" w:rsidRPr="00AD6507">
        <w:rPr>
          <w:rFonts w:cstheme="minorHAnsi"/>
          <w:b w:val="0"/>
          <w:color w:val="auto"/>
        </w:rPr>
        <w:t>we</w:t>
      </w:r>
      <w:r w:rsidRPr="00AD6507">
        <w:rPr>
          <w:rFonts w:cstheme="minorHAnsi"/>
          <w:b w:val="0"/>
          <w:color w:val="auto"/>
        </w:rPr>
        <w:t xml:space="preserve"> managed to extract all the hard drives that are at least one year old and all the failed hard drive data records in order to maintain a balance in the number of success and failure records.</w:t>
      </w:r>
    </w:p>
    <w:p w:rsidR="00595F36" w:rsidRPr="00AD6507" w:rsidRDefault="00595F36" w:rsidP="00DF027C">
      <w:pPr>
        <w:rPr>
          <w:rFonts w:cstheme="minorHAnsi"/>
          <w:b w:val="0"/>
          <w:color w:val="auto"/>
        </w:rPr>
      </w:pPr>
      <w:r w:rsidRPr="00AD6507">
        <w:rPr>
          <w:rFonts w:cstheme="minorHAnsi"/>
          <w:b w:val="0"/>
          <w:color w:val="auto"/>
        </w:rPr>
        <w:t xml:space="preserve"> </w:t>
      </w:r>
    </w:p>
    <w:p w:rsidR="00595F36" w:rsidRPr="00AD6507" w:rsidRDefault="00595F36" w:rsidP="00DF027C">
      <w:pPr>
        <w:rPr>
          <w:rFonts w:cstheme="minorHAnsi"/>
          <w:color w:val="auto"/>
          <w:u w:val="single"/>
        </w:rPr>
      </w:pPr>
      <w:r w:rsidRPr="00AD6507">
        <w:rPr>
          <w:rFonts w:cstheme="minorHAnsi"/>
          <w:color w:val="auto"/>
          <w:u w:val="single"/>
        </w:rPr>
        <w:t>Spark Snippet:</w:t>
      </w:r>
    </w:p>
    <w:p w:rsidR="00595F36" w:rsidRPr="00AD6507" w:rsidRDefault="00595F36" w:rsidP="00595F36">
      <w:pPr>
        <w:rPr>
          <w:rFonts w:cstheme="minorHAnsi"/>
          <w:b w:val="0"/>
          <w:color w:val="auto"/>
        </w:rPr>
      </w:pPr>
      <w:proofErr w:type="spellStart"/>
      <w:r w:rsidRPr="00AD6507">
        <w:rPr>
          <w:rFonts w:cstheme="minorHAnsi"/>
          <w:b w:val="0"/>
          <w:color w:val="auto"/>
        </w:rPr>
        <w:t>val</w:t>
      </w:r>
      <w:proofErr w:type="spellEnd"/>
      <w:r w:rsidRPr="00AD6507">
        <w:rPr>
          <w:rFonts w:cstheme="minorHAnsi"/>
          <w:b w:val="0"/>
          <w:color w:val="auto"/>
        </w:rPr>
        <w:t xml:space="preserve"> success = </w:t>
      </w:r>
      <w:proofErr w:type="spellStart"/>
      <w:proofErr w:type="gramStart"/>
      <w:r w:rsidRPr="00AD6507">
        <w:rPr>
          <w:rFonts w:cstheme="minorHAnsi"/>
          <w:b w:val="0"/>
          <w:color w:val="auto"/>
        </w:rPr>
        <w:t>spark.sql</w:t>
      </w:r>
      <w:proofErr w:type="spellEnd"/>
      <w:r w:rsidRPr="00AD6507">
        <w:rPr>
          <w:rFonts w:cstheme="minorHAnsi"/>
          <w:b w:val="0"/>
          <w:color w:val="auto"/>
        </w:rPr>
        <w:t>(</w:t>
      </w:r>
      <w:proofErr w:type="gramEnd"/>
      <w:r w:rsidRPr="00AD6507">
        <w:rPr>
          <w:rFonts w:cstheme="minorHAnsi"/>
          <w:b w:val="0"/>
          <w:color w:val="auto"/>
        </w:rPr>
        <w:t xml:space="preserve">"select * from (SELECT *, </w:t>
      </w:r>
      <w:proofErr w:type="spellStart"/>
      <w:r w:rsidRPr="00AD6507">
        <w:rPr>
          <w:rFonts w:cstheme="minorHAnsi"/>
          <w:b w:val="0"/>
          <w:color w:val="auto"/>
        </w:rPr>
        <w:t>dense_rank</w:t>
      </w:r>
      <w:proofErr w:type="spellEnd"/>
      <w:r w:rsidRPr="00AD6507">
        <w:rPr>
          <w:rFonts w:cstheme="minorHAnsi"/>
          <w:b w:val="0"/>
          <w:color w:val="auto"/>
        </w:rPr>
        <w:t xml:space="preserve">() </w:t>
      </w:r>
    </w:p>
    <w:p w:rsidR="00595F36" w:rsidRPr="00AD6507" w:rsidRDefault="00595F36" w:rsidP="00595F36">
      <w:pPr>
        <w:rPr>
          <w:rFonts w:cstheme="minorHAnsi"/>
          <w:b w:val="0"/>
          <w:color w:val="auto"/>
        </w:rPr>
      </w:pPr>
      <w:r w:rsidRPr="00AD6507">
        <w:rPr>
          <w:rFonts w:cstheme="minorHAnsi"/>
          <w:b w:val="0"/>
          <w:color w:val="auto"/>
        </w:rPr>
        <w:t xml:space="preserve">OVER (PARTITION BY </w:t>
      </w:r>
      <w:proofErr w:type="spellStart"/>
      <w:r w:rsidRPr="00AD6507">
        <w:rPr>
          <w:rFonts w:cstheme="minorHAnsi"/>
          <w:b w:val="0"/>
          <w:color w:val="auto"/>
        </w:rPr>
        <w:t>serial_number</w:t>
      </w:r>
      <w:proofErr w:type="spellEnd"/>
      <w:r w:rsidRPr="00AD6507">
        <w:rPr>
          <w:rFonts w:cstheme="minorHAnsi"/>
          <w:b w:val="0"/>
          <w:color w:val="auto"/>
        </w:rPr>
        <w:t xml:space="preserve"> ORDER BY date DESC) as </w:t>
      </w:r>
      <w:proofErr w:type="spellStart"/>
      <w:r w:rsidRPr="00AD6507">
        <w:rPr>
          <w:rFonts w:cstheme="minorHAnsi"/>
          <w:b w:val="0"/>
          <w:color w:val="auto"/>
        </w:rPr>
        <w:t>LatestRec</w:t>
      </w:r>
      <w:proofErr w:type="spellEnd"/>
      <w:r w:rsidRPr="00AD6507">
        <w:rPr>
          <w:rFonts w:cstheme="minorHAnsi"/>
          <w:b w:val="0"/>
          <w:color w:val="auto"/>
        </w:rPr>
        <w:t xml:space="preserve">  </w:t>
      </w:r>
    </w:p>
    <w:p w:rsidR="00595F36" w:rsidRPr="00AD6507" w:rsidRDefault="00595F36" w:rsidP="00595F36">
      <w:pPr>
        <w:rPr>
          <w:rFonts w:cstheme="minorHAnsi"/>
          <w:b w:val="0"/>
          <w:color w:val="auto"/>
        </w:rPr>
      </w:pPr>
      <w:r w:rsidRPr="00AD6507">
        <w:rPr>
          <w:rFonts w:cstheme="minorHAnsi"/>
          <w:b w:val="0"/>
          <w:color w:val="auto"/>
        </w:rPr>
        <w:t xml:space="preserve">FROM </w:t>
      </w:r>
      <w:proofErr w:type="spellStart"/>
      <w:proofErr w:type="gramStart"/>
      <w:r w:rsidRPr="00AD6507">
        <w:rPr>
          <w:rFonts w:cstheme="minorHAnsi"/>
          <w:b w:val="0"/>
          <w:color w:val="auto"/>
        </w:rPr>
        <w:t>peopleTemp</w:t>
      </w:r>
      <w:proofErr w:type="spellEnd"/>
      <w:r w:rsidRPr="00AD6507">
        <w:rPr>
          <w:rFonts w:cstheme="minorHAnsi"/>
          <w:b w:val="0"/>
          <w:color w:val="auto"/>
        </w:rPr>
        <w:t xml:space="preserve"> )</w:t>
      </w:r>
      <w:proofErr w:type="gramEnd"/>
      <w:r w:rsidRPr="00AD6507">
        <w:rPr>
          <w:rFonts w:cstheme="minorHAnsi"/>
          <w:b w:val="0"/>
          <w:color w:val="auto"/>
        </w:rPr>
        <w:t xml:space="preserve"> where failure=0 and model='ST4000DM000' </w:t>
      </w:r>
    </w:p>
    <w:p w:rsidR="00595F36" w:rsidRPr="00AD6507" w:rsidRDefault="00595F36" w:rsidP="00595F36">
      <w:pPr>
        <w:rPr>
          <w:rFonts w:cstheme="minorHAnsi"/>
          <w:b w:val="0"/>
          <w:color w:val="auto"/>
        </w:rPr>
      </w:pPr>
      <w:r w:rsidRPr="00AD6507">
        <w:rPr>
          <w:rFonts w:cstheme="minorHAnsi"/>
          <w:b w:val="0"/>
          <w:color w:val="auto"/>
        </w:rPr>
        <w:t xml:space="preserve">and </w:t>
      </w:r>
      <w:proofErr w:type="gramStart"/>
      <w:r w:rsidRPr="00AD6507">
        <w:rPr>
          <w:rFonts w:cstheme="minorHAnsi"/>
          <w:b w:val="0"/>
          <w:color w:val="auto"/>
        </w:rPr>
        <w:t>CAST(</w:t>
      </w:r>
      <w:proofErr w:type="gramEnd"/>
      <w:r w:rsidRPr="00AD6507">
        <w:rPr>
          <w:rFonts w:cstheme="minorHAnsi"/>
          <w:b w:val="0"/>
          <w:color w:val="auto"/>
        </w:rPr>
        <w:t xml:space="preserve">smart_9_raw as INT) &gt; 8760 and </w:t>
      </w:r>
      <w:proofErr w:type="spellStart"/>
      <w:r w:rsidRPr="00AD6507">
        <w:rPr>
          <w:rFonts w:cstheme="minorHAnsi"/>
          <w:b w:val="0"/>
          <w:color w:val="auto"/>
        </w:rPr>
        <w:t>LatestRec</w:t>
      </w:r>
      <w:proofErr w:type="spellEnd"/>
      <w:r w:rsidRPr="00AD6507">
        <w:rPr>
          <w:rFonts w:cstheme="minorHAnsi"/>
          <w:b w:val="0"/>
          <w:color w:val="auto"/>
        </w:rPr>
        <w:t>=1")</w:t>
      </w:r>
    </w:p>
    <w:p w:rsidR="00595F36" w:rsidRPr="00AD6507" w:rsidRDefault="00595F36" w:rsidP="00595F36">
      <w:pPr>
        <w:rPr>
          <w:rFonts w:cstheme="minorHAnsi"/>
          <w:b w:val="0"/>
          <w:color w:val="auto"/>
        </w:rPr>
      </w:pPr>
    </w:p>
    <w:p w:rsidR="00595F36" w:rsidRPr="00AD6507" w:rsidRDefault="00595F36" w:rsidP="00595F36">
      <w:pPr>
        <w:rPr>
          <w:rFonts w:cstheme="minorHAnsi"/>
          <w:b w:val="0"/>
          <w:color w:val="auto"/>
        </w:rPr>
      </w:pPr>
      <w:r w:rsidRPr="00AD6507">
        <w:rPr>
          <w:rFonts w:cstheme="minorHAnsi"/>
          <w:b w:val="0"/>
          <w:color w:val="auto"/>
        </w:rPr>
        <w:t xml:space="preserve"> </w:t>
      </w:r>
      <w:proofErr w:type="spellStart"/>
      <w:proofErr w:type="gramStart"/>
      <w:r w:rsidRPr="00AD6507">
        <w:rPr>
          <w:rFonts w:cstheme="minorHAnsi"/>
          <w:b w:val="0"/>
          <w:color w:val="auto"/>
        </w:rPr>
        <w:t>success.coalesce</w:t>
      </w:r>
      <w:proofErr w:type="spellEnd"/>
      <w:proofErr w:type="gramEnd"/>
      <w:r w:rsidRPr="00AD6507">
        <w:rPr>
          <w:rFonts w:cstheme="minorHAnsi"/>
          <w:b w:val="0"/>
          <w:color w:val="auto"/>
        </w:rPr>
        <w:t>(1).</w:t>
      </w:r>
      <w:proofErr w:type="spellStart"/>
      <w:r w:rsidRPr="00AD6507">
        <w:rPr>
          <w:rFonts w:cstheme="minorHAnsi"/>
          <w:b w:val="0"/>
          <w:color w:val="auto"/>
        </w:rPr>
        <w:t>write.format</w:t>
      </w:r>
      <w:proofErr w:type="spellEnd"/>
      <w:r w:rsidRPr="00AD6507">
        <w:rPr>
          <w:rFonts w:cstheme="minorHAnsi"/>
          <w:b w:val="0"/>
          <w:color w:val="auto"/>
        </w:rPr>
        <w:t>("com.databricks.spark.csv")</w:t>
      </w:r>
    </w:p>
    <w:p w:rsidR="00595F36" w:rsidRPr="00AD6507" w:rsidRDefault="00595F36" w:rsidP="00595F36">
      <w:pPr>
        <w:rPr>
          <w:rFonts w:cstheme="minorHAnsi"/>
          <w:b w:val="0"/>
          <w:color w:val="auto"/>
        </w:rPr>
      </w:pPr>
      <w:r w:rsidRPr="00AD6507">
        <w:rPr>
          <w:rFonts w:cstheme="minorHAnsi"/>
          <w:b w:val="0"/>
          <w:color w:val="auto"/>
        </w:rPr>
        <w:t xml:space="preserve"> </w:t>
      </w:r>
      <w:proofErr w:type="gramStart"/>
      <w:r w:rsidRPr="00AD6507">
        <w:rPr>
          <w:rFonts w:cstheme="minorHAnsi"/>
          <w:b w:val="0"/>
          <w:color w:val="auto"/>
        </w:rPr>
        <w:t>.option</w:t>
      </w:r>
      <w:proofErr w:type="gramEnd"/>
      <w:r w:rsidRPr="00AD6507">
        <w:rPr>
          <w:rFonts w:cstheme="minorHAnsi"/>
          <w:b w:val="0"/>
          <w:color w:val="auto"/>
        </w:rPr>
        <w:t>("</w:t>
      </w:r>
      <w:proofErr w:type="spellStart"/>
      <w:r w:rsidRPr="00AD6507">
        <w:rPr>
          <w:rFonts w:cstheme="minorHAnsi"/>
          <w:b w:val="0"/>
          <w:color w:val="auto"/>
        </w:rPr>
        <w:t>header","true</w:t>
      </w:r>
      <w:proofErr w:type="spellEnd"/>
      <w:r w:rsidRPr="00AD6507">
        <w:rPr>
          <w:rFonts w:cstheme="minorHAnsi"/>
          <w:b w:val="0"/>
          <w:color w:val="auto"/>
        </w:rPr>
        <w:t>").save("file:///C:/data/HD_success_2018")</w:t>
      </w:r>
    </w:p>
    <w:p w:rsidR="00595F36" w:rsidRPr="00AD6507" w:rsidRDefault="00595F36" w:rsidP="00595F36">
      <w:pPr>
        <w:rPr>
          <w:rFonts w:cstheme="minorHAnsi"/>
          <w:b w:val="0"/>
          <w:color w:val="auto"/>
        </w:rPr>
      </w:pPr>
      <w:r w:rsidRPr="00AD6507">
        <w:rPr>
          <w:rFonts w:cstheme="minorHAnsi"/>
          <w:b w:val="0"/>
          <w:color w:val="auto"/>
        </w:rPr>
        <w:t xml:space="preserve"> </w:t>
      </w:r>
    </w:p>
    <w:p w:rsidR="001C65C9" w:rsidRPr="00AD6507" w:rsidRDefault="001C65C9" w:rsidP="00595F36">
      <w:pPr>
        <w:rPr>
          <w:rFonts w:cstheme="minorHAnsi"/>
          <w:b w:val="0"/>
          <w:i/>
          <w:color w:val="auto"/>
          <w:rPrChange w:id="3" w:author="Bharat Nagaraju" w:date="2019-03-10T08:51:00Z">
            <w:rPr>
              <w:rFonts w:cstheme="minorHAnsi"/>
              <w:b w:val="0"/>
            </w:rPr>
          </w:rPrChange>
        </w:rPr>
      </w:pPr>
      <w:r w:rsidRPr="00AD6507">
        <w:rPr>
          <w:rFonts w:cstheme="minorHAnsi"/>
          <w:b w:val="0"/>
          <w:i/>
          <w:color w:val="auto"/>
        </w:rPr>
        <w:lastRenderedPageBreak/>
        <w:t xml:space="preserve">Here </w:t>
      </w:r>
      <w:r w:rsidRPr="00AD6507">
        <w:rPr>
          <w:rFonts w:cstheme="minorHAnsi"/>
          <w:b w:val="0"/>
          <w:color w:val="auto"/>
        </w:rPr>
        <w:t>smart_9_raw is the life of hard drive. Hard drives whose life is more than 365 days (365*24 = 8760) and which haven’t failed are chosen</w:t>
      </w:r>
      <w:r w:rsidR="00605C00" w:rsidRPr="00AD6507">
        <w:rPr>
          <w:rFonts w:cstheme="minorHAnsi"/>
          <w:b w:val="0"/>
          <w:color w:val="auto"/>
        </w:rPr>
        <w:t xml:space="preserve"> for our analysis</w:t>
      </w:r>
      <w:r w:rsidRPr="00AD6507">
        <w:rPr>
          <w:rFonts w:cstheme="minorHAnsi"/>
          <w:b w:val="0"/>
          <w:color w:val="auto"/>
        </w:rPr>
        <w:t>.</w:t>
      </w:r>
    </w:p>
    <w:p w:rsidR="00595F36" w:rsidRPr="00AD6507" w:rsidRDefault="00595F36" w:rsidP="00595F36">
      <w:pPr>
        <w:rPr>
          <w:rFonts w:cstheme="minorHAnsi"/>
          <w:b w:val="0"/>
          <w:color w:val="auto"/>
        </w:rPr>
      </w:pPr>
      <w:r w:rsidRPr="00AD6507">
        <w:rPr>
          <w:rFonts w:cstheme="minorHAnsi"/>
          <w:b w:val="0"/>
          <w:color w:val="auto"/>
        </w:rPr>
        <w:t xml:space="preserve"> </w:t>
      </w:r>
    </w:p>
    <w:p w:rsidR="00595F36" w:rsidRPr="00AD6507" w:rsidRDefault="00595F36" w:rsidP="00595F36">
      <w:pPr>
        <w:rPr>
          <w:rFonts w:cstheme="minorHAnsi"/>
          <w:b w:val="0"/>
          <w:color w:val="auto"/>
        </w:rPr>
      </w:pPr>
      <w:proofErr w:type="spellStart"/>
      <w:r w:rsidRPr="00AD6507">
        <w:rPr>
          <w:rFonts w:cstheme="minorHAnsi"/>
          <w:b w:val="0"/>
          <w:color w:val="auto"/>
        </w:rPr>
        <w:t>val</w:t>
      </w:r>
      <w:proofErr w:type="spellEnd"/>
      <w:r w:rsidRPr="00AD6507">
        <w:rPr>
          <w:rFonts w:cstheme="minorHAnsi"/>
          <w:b w:val="0"/>
          <w:color w:val="auto"/>
        </w:rPr>
        <w:t xml:space="preserve"> failures = </w:t>
      </w:r>
      <w:proofErr w:type="spellStart"/>
      <w:proofErr w:type="gramStart"/>
      <w:r w:rsidRPr="00AD6507">
        <w:rPr>
          <w:rFonts w:cstheme="minorHAnsi"/>
          <w:b w:val="0"/>
          <w:color w:val="auto"/>
        </w:rPr>
        <w:t>spark.sql</w:t>
      </w:r>
      <w:proofErr w:type="spellEnd"/>
      <w:r w:rsidRPr="00AD6507">
        <w:rPr>
          <w:rFonts w:cstheme="minorHAnsi"/>
          <w:b w:val="0"/>
          <w:color w:val="auto"/>
        </w:rPr>
        <w:t>(</w:t>
      </w:r>
      <w:proofErr w:type="gramEnd"/>
      <w:r w:rsidRPr="00AD6507">
        <w:rPr>
          <w:rFonts w:cstheme="minorHAnsi"/>
          <w:b w:val="0"/>
          <w:color w:val="auto"/>
        </w:rPr>
        <w:t xml:space="preserve">"SELECT * FROM </w:t>
      </w:r>
      <w:proofErr w:type="spellStart"/>
      <w:r w:rsidRPr="00AD6507">
        <w:rPr>
          <w:rFonts w:cstheme="minorHAnsi"/>
          <w:b w:val="0"/>
          <w:color w:val="auto"/>
        </w:rPr>
        <w:t>peopleTemp</w:t>
      </w:r>
      <w:proofErr w:type="spellEnd"/>
      <w:r w:rsidRPr="00AD6507">
        <w:rPr>
          <w:rFonts w:cstheme="minorHAnsi"/>
          <w:b w:val="0"/>
          <w:color w:val="auto"/>
        </w:rPr>
        <w:t xml:space="preserve"> where failure=1 and model='ST4000DM000'")</w:t>
      </w:r>
    </w:p>
    <w:p w:rsidR="00595F36" w:rsidRPr="00AD6507" w:rsidRDefault="00595F36" w:rsidP="00595F36">
      <w:pPr>
        <w:rPr>
          <w:rFonts w:cstheme="minorHAnsi"/>
          <w:b w:val="0"/>
          <w:color w:val="auto"/>
        </w:rPr>
      </w:pPr>
      <w:proofErr w:type="spellStart"/>
      <w:proofErr w:type="gramStart"/>
      <w:r w:rsidRPr="00AD6507">
        <w:rPr>
          <w:rFonts w:cstheme="minorHAnsi"/>
          <w:b w:val="0"/>
          <w:color w:val="auto"/>
        </w:rPr>
        <w:t>failures.coalesce</w:t>
      </w:r>
      <w:proofErr w:type="spellEnd"/>
      <w:proofErr w:type="gramEnd"/>
      <w:r w:rsidRPr="00AD6507">
        <w:rPr>
          <w:rFonts w:cstheme="minorHAnsi"/>
          <w:b w:val="0"/>
          <w:color w:val="auto"/>
        </w:rPr>
        <w:t>(1).</w:t>
      </w:r>
      <w:proofErr w:type="spellStart"/>
      <w:r w:rsidRPr="00AD6507">
        <w:rPr>
          <w:rFonts w:cstheme="minorHAnsi"/>
          <w:b w:val="0"/>
          <w:color w:val="auto"/>
        </w:rPr>
        <w:t>write.format</w:t>
      </w:r>
      <w:proofErr w:type="spellEnd"/>
      <w:r w:rsidRPr="00AD6507">
        <w:rPr>
          <w:rFonts w:cstheme="minorHAnsi"/>
          <w:b w:val="0"/>
          <w:color w:val="auto"/>
        </w:rPr>
        <w:t>("com.databricks.spark.csv")</w:t>
      </w:r>
    </w:p>
    <w:p w:rsidR="00595F36" w:rsidRPr="00AD6507" w:rsidRDefault="00595F36" w:rsidP="00595F36">
      <w:pPr>
        <w:rPr>
          <w:rFonts w:cstheme="minorHAnsi"/>
          <w:b w:val="0"/>
          <w:color w:val="auto"/>
        </w:rPr>
      </w:pPr>
      <w:proofErr w:type="gramStart"/>
      <w:r w:rsidRPr="00AD6507">
        <w:rPr>
          <w:rFonts w:cstheme="minorHAnsi"/>
          <w:b w:val="0"/>
          <w:color w:val="auto"/>
        </w:rPr>
        <w:t>.option</w:t>
      </w:r>
      <w:proofErr w:type="gramEnd"/>
      <w:r w:rsidRPr="00AD6507">
        <w:rPr>
          <w:rFonts w:cstheme="minorHAnsi"/>
          <w:b w:val="0"/>
          <w:color w:val="auto"/>
        </w:rPr>
        <w:t>("</w:t>
      </w:r>
      <w:proofErr w:type="spellStart"/>
      <w:r w:rsidRPr="00AD6507">
        <w:rPr>
          <w:rFonts w:cstheme="minorHAnsi"/>
          <w:b w:val="0"/>
          <w:color w:val="auto"/>
        </w:rPr>
        <w:t>header","true</w:t>
      </w:r>
      <w:proofErr w:type="spellEnd"/>
      <w:r w:rsidRPr="00AD6507">
        <w:rPr>
          <w:rFonts w:cstheme="minorHAnsi"/>
          <w:b w:val="0"/>
          <w:color w:val="auto"/>
        </w:rPr>
        <w:t>").save("file:///C:/data/HD_fail_2018")</w:t>
      </w:r>
    </w:p>
    <w:p w:rsidR="00595F36" w:rsidRPr="00AD6507" w:rsidRDefault="00595F36" w:rsidP="00DF027C">
      <w:pPr>
        <w:rPr>
          <w:rFonts w:cstheme="minorHAnsi"/>
          <w:b w:val="0"/>
          <w:color w:val="auto"/>
        </w:rPr>
      </w:pPr>
    </w:p>
    <w:p w:rsidR="009F68B5" w:rsidRPr="00AD6507" w:rsidRDefault="00F84929" w:rsidP="00DF027C">
      <w:pPr>
        <w:rPr>
          <w:rFonts w:cstheme="minorHAnsi"/>
          <w:b w:val="0"/>
          <w:color w:val="auto"/>
        </w:rPr>
      </w:pPr>
      <w:r w:rsidRPr="00AD6507">
        <w:rPr>
          <w:rFonts w:cstheme="minorHAnsi"/>
          <w:b w:val="0"/>
          <w:color w:val="auto"/>
        </w:rPr>
        <w:t xml:space="preserve">Back blaze team has constantly </w:t>
      </w:r>
      <w:hyperlink r:id="rId17" w:history="1">
        <w:r w:rsidRPr="00AD6507">
          <w:rPr>
            <w:rStyle w:val="Hyperlink"/>
            <w:rFonts w:cstheme="minorHAnsi"/>
            <w:b w:val="0"/>
            <w:color w:val="auto"/>
          </w:rPr>
          <w:t>evolved</w:t>
        </w:r>
      </w:hyperlink>
      <w:r w:rsidRPr="00AD6507">
        <w:rPr>
          <w:rFonts w:cstheme="minorHAnsi"/>
          <w:b w:val="0"/>
          <w:color w:val="auto"/>
        </w:rPr>
        <w:t xml:space="preserve"> the data emitted out of hard drive by adding more measures / fields. Q2 / Q3 has 4 more columns compared to Q1 and Q4 has 20 more columns compared to Q2/Q3. So we are eliminating those additional columns from Q</w:t>
      </w:r>
      <w:r w:rsidR="00B828C8" w:rsidRPr="00AD6507">
        <w:rPr>
          <w:rFonts w:cstheme="minorHAnsi"/>
          <w:b w:val="0"/>
          <w:color w:val="auto"/>
        </w:rPr>
        <w:t>2,</w:t>
      </w:r>
      <w:r w:rsidRPr="00AD6507">
        <w:rPr>
          <w:rFonts w:cstheme="minorHAnsi"/>
          <w:b w:val="0"/>
          <w:color w:val="auto"/>
        </w:rPr>
        <w:t xml:space="preserve"> Q3 and Q4 to transformed all of the </w:t>
      </w:r>
      <w:proofErr w:type="gramStart"/>
      <w:r w:rsidRPr="00AD6507">
        <w:rPr>
          <w:rFonts w:cstheme="minorHAnsi"/>
          <w:b w:val="0"/>
          <w:color w:val="auto"/>
        </w:rPr>
        <w:t>dataset  to</w:t>
      </w:r>
      <w:proofErr w:type="gramEnd"/>
      <w:r w:rsidRPr="00AD6507">
        <w:rPr>
          <w:rFonts w:cstheme="minorHAnsi"/>
          <w:b w:val="0"/>
          <w:color w:val="auto"/>
        </w:rPr>
        <w:t xml:space="preserve"> one standard i.e. Q1 format.</w:t>
      </w:r>
    </w:p>
    <w:p w:rsidR="00C17238" w:rsidRPr="00AD6507" w:rsidRDefault="00C17238" w:rsidP="00DF027C">
      <w:pPr>
        <w:rPr>
          <w:rFonts w:cstheme="minorHAnsi"/>
          <w:b w:val="0"/>
          <w:color w:val="auto"/>
        </w:rPr>
      </w:pPr>
    </w:p>
    <w:p w:rsidR="00C17238" w:rsidRPr="00AD6507" w:rsidRDefault="00C17238" w:rsidP="00DF027C">
      <w:pPr>
        <w:rPr>
          <w:rFonts w:cstheme="minorHAnsi"/>
          <w:b w:val="0"/>
          <w:color w:val="auto"/>
        </w:rPr>
      </w:pPr>
      <w:r w:rsidRPr="00AD6507">
        <w:rPr>
          <w:noProof/>
          <w:color w:val="auto"/>
        </w:rPr>
        <w:drawing>
          <wp:inline distT="0" distB="0" distL="0" distR="0" wp14:anchorId="14A8FBA2" wp14:editId="31CA2EF3">
            <wp:extent cx="4924425" cy="43688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9196" cy="4373074"/>
                    </a:xfrm>
                    <a:prstGeom prst="rect">
                      <a:avLst/>
                    </a:prstGeom>
                  </pic:spPr>
                </pic:pic>
              </a:graphicData>
            </a:graphic>
          </wp:inline>
        </w:drawing>
      </w:r>
    </w:p>
    <w:p w:rsidR="00F84929" w:rsidRPr="00AD6507" w:rsidRDefault="00F84929" w:rsidP="00DF027C">
      <w:pPr>
        <w:rPr>
          <w:rFonts w:cstheme="minorHAnsi"/>
          <w:b w:val="0"/>
          <w:color w:val="auto"/>
        </w:rPr>
      </w:pPr>
    </w:p>
    <w:p w:rsidR="002F24B4" w:rsidRPr="00AD6507" w:rsidRDefault="00F84929" w:rsidP="00DF027C">
      <w:pPr>
        <w:rPr>
          <w:rFonts w:cstheme="minorHAnsi"/>
          <w:b w:val="0"/>
          <w:color w:val="auto"/>
          <w:u w:val="single"/>
        </w:rPr>
      </w:pPr>
      <w:r w:rsidRPr="00AD6507">
        <w:rPr>
          <w:rFonts w:cstheme="minorHAnsi"/>
          <w:b w:val="0"/>
          <w:color w:val="auto"/>
        </w:rPr>
        <w:t xml:space="preserve">After running the preprocessing scripts, required data has been reduced to </w:t>
      </w:r>
      <w:r w:rsidR="002F24B4" w:rsidRPr="00AD6507">
        <w:rPr>
          <w:rFonts w:cstheme="minorHAnsi"/>
          <w:b w:val="0"/>
          <w:color w:val="auto"/>
        </w:rPr>
        <w:t>8MB approximately and is ready for EDA / Data cleansing and modelling</w:t>
      </w:r>
    </w:p>
    <w:p w:rsidR="002F24B4" w:rsidRPr="00AD6507" w:rsidRDefault="002F24B4" w:rsidP="00DF027C">
      <w:pPr>
        <w:rPr>
          <w:rFonts w:cstheme="minorHAnsi"/>
          <w:color w:val="auto"/>
        </w:rPr>
      </w:pPr>
      <w:r w:rsidRPr="00AD6507">
        <w:rPr>
          <w:noProof/>
          <w:color w:val="auto"/>
        </w:rPr>
        <w:lastRenderedPageBreak/>
        <w:drawing>
          <wp:inline distT="0" distB="0" distL="0" distR="0" wp14:anchorId="5B979637" wp14:editId="06E64283">
            <wp:extent cx="6309360" cy="10064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1006475"/>
                    </a:xfrm>
                    <a:prstGeom prst="rect">
                      <a:avLst/>
                    </a:prstGeom>
                  </pic:spPr>
                </pic:pic>
              </a:graphicData>
            </a:graphic>
          </wp:inline>
        </w:drawing>
      </w:r>
    </w:p>
    <w:p w:rsidR="00237129" w:rsidRPr="00AD6507" w:rsidRDefault="00237129">
      <w:pPr>
        <w:spacing w:after="200"/>
        <w:rPr>
          <w:rFonts w:cstheme="minorHAnsi"/>
          <w:b w:val="0"/>
          <w:color w:val="auto"/>
          <w:u w:val="single"/>
        </w:rPr>
      </w:pPr>
    </w:p>
    <w:p w:rsidR="00237129" w:rsidRPr="00AD6507" w:rsidRDefault="00237129">
      <w:pPr>
        <w:spacing w:after="200"/>
        <w:rPr>
          <w:rFonts w:cstheme="minorHAnsi"/>
          <w:b w:val="0"/>
          <w:color w:val="auto"/>
          <w:u w:val="single"/>
        </w:rPr>
      </w:pPr>
    </w:p>
    <w:p w:rsidR="00237129" w:rsidRPr="00AD6507" w:rsidRDefault="00237129" w:rsidP="00237129">
      <w:pPr>
        <w:rPr>
          <w:rFonts w:cstheme="minorHAnsi"/>
          <w:b w:val="0"/>
          <w:color w:val="auto"/>
        </w:rPr>
      </w:pPr>
      <w:r w:rsidRPr="00AD6507">
        <w:rPr>
          <w:rFonts w:cstheme="minorHAnsi"/>
          <w:b w:val="0"/>
          <w:color w:val="auto"/>
        </w:rPr>
        <w:t>We will be following the CRISP-DM Model for achieving the business and data mining goals for this project</w:t>
      </w:r>
      <w:r w:rsidR="00D55FDA" w:rsidRPr="00AD6507">
        <w:rPr>
          <w:rFonts w:cstheme="minorHAnsi"/>
          <w:b w:val="0"/>
          <w:color w:val="auto"/>
        </w:rPr>
        <w:t xml:space="preserve"> as illustrated below</w:t>
      </w:r>
      <w:r w:rsidRPr="00AD6507">
        <w:rPr>
          <w:rFonts w:cstheme="minorHAnsi"/>
          <w:b w:val="0"/>
          <w:color w:val="auto"/>
        </w:rPr>
        <w:t>.</w:t>
      </w:r>
    </w:p>
    <w:p w:rsidR="00237129" w:rsidRPr="00AD6507" w:rsidRDefault="00237129" w:rsidP="00237129">
      <w:pPr>
        <w:rPr>
          <w:rFonts w:cstheme="minorHAnsi"/>
          <w:b w:val="0"/>
          <w:color w:val="auto"/>
        </w:rPr>
      </w:pPr>
      <w:r w:rsidRPr="00AD6507">
        <w:rPr>
          <w:rFonts w:cstheme="minorHAnsi"/>
          <w:b w:val="0"/>
          <w:noProof/>
          <w:color w:val="auto"/>
        </w:rPr>
        <w:drawing>
          <wp:inline distT="0" distB="0" distL="0" distR="0">
            <wp:extent cx="4295775" cy="42002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6687" cy="4201119"/>
                    </a:xfrm>
                    <a:prstGeom prst="rect">
                      <a:avLst/>
                    </a:prstGeom>
                    <a:noFill/>
                    <a:ln>
                      <a:noFill/>
                    </a:ln>
                  </pic:spPr>
                </pic:pic>
              </a:graphicData>
            </a:graphic>
          </wp:inline>
        </w:drawing>
      </w:r>
    </w:p>
    <w:p w:rsidR="00237129" w:rsidRPr="00AD6507" w:rsidRDefault="00237129" w:rsidP="00237129">
      <w:pPr>
        <w:rPr>
          <w:rFonts w:cstheme="minorHAnsi"/>
          <w:b w:val="0"/>
          <w:color w:val="auto"/>
        </w:rPr>
      </w:pPr>
    </w:p>
    <w:p w:rsidR="00237129" w:rsidRPr="00AD6507" w:rsidRDefault="00237129" w:rsidP="00237129">
      <w:pPr>
        <w:rPr>
          <w:rFonts w:cstheme="minorHAnsi"/>
          <w:b w:val="0"/>
          <w:color w:val="auto"/>
        </w:rPr>
      </w:pPr>
      <w:r w:rsidRPr="00AD6507">
        <w:rPr>
          <w:rFonts w:cstheme="minorHAnsi"/>
          <w:b w:val="0"/>
          <w:color w:val="auto"/>
        </w:rPr>
        <w:t>If the modelling results are not satisfactory, required data needs to be crunched out as per CRISP DM process.</w:t>
      </w:r>
    </w:p>
    <w:p w:rsidR="00237129" w:rsidRPr="00AD6507" w:rsidRDefault="00237129" w:rsidP="00237129">
      <w:pPr>
        <w:rPr>
          <w:rFonts w:cstheme="minorHAnsi"/>
          <w:b w:val="0"/>
          <w:color w:val="auto"/>
        </w:rPr>
      </w:pPr>
    </w:p>
    <w:p w:rsidR="003673B0" w:rsidRPr="00B828C8" w:rsidRDefault="003673B0">
      <w:pPr>
        <w:spacing w:after="200"/>
        <w:rPr>
          <w:rFonts w:cstheme="minorHAnsi"/>
          <w:b w:val="0"/>
          <w:color w:val="auto"/>
          <w:u w:val="single"/>
        </w:rPr>
      </w:pPr>
      <w:r w:rsidRPr="00B828C8">
        <w:rPr>
          <w:rFonts w:cstheme="minorHAnsi"/>
          <w:b w:val="0"/>
          <w:color w:val="auto"/>
          <w:u w:val="single"/>
        </w:rPr>
        <w:br w:type="page"/>
      </w:r>
    </w:p>
    <w:p w:rsidR="00FB31DA" w:rsidRPr="00AD6507" w:rsidRDefault="00D562B6" w:rsidP="00FB31DA">
      <w:pPr>
        <w:pStyle w:val="Heading1"/>
        <w:rPr>
          <w:rFonts w:asciiTheme="minorHAnsi" w:hAnsiTheme="minorHAnsi" w:cstheme="minorHAnsi"/>
          <w:color w:val="auto"/>
        </w:rPr>
      </w:pPr>
      <w:r w:rsidRPr="00AD6507">
        <w:rPr>
          <w:rFonts w:asciiTheme="minorHAnsi" w:hAnsiTheme="minorHAnsi" w:cstheme="minorHAnsi"/>
          <w:color w:val="auto"/>
        </w:rPr>
        <w:lastRenderedPageBreak/>
        <w:t>Understanding &amp; Exploring Hard Drives</w:t>
      </w:r>
    </w:p>
    <w:p w:rsidR="001978BB" w:rsidRPr="00AD6507" w:rsidRDefault="001978BB" w:rsidP="001978BB">
      <w:pPr>
        <w:pStyle w:val="NormalWeb"/>
        <w:spacing w:before="0" w:beforeAutospacing="0" w:after="150" w:afterAutospacing="0"/>
        <w:rPr>
          <w:rFonts w:asciiTheme="minorHAnsi" w:hAnsiTheme="minorHAnsi" w:cstheme="minorHAnsi"/>
        </w:rPr>
      </w:pPr>
      <w:r w:rsidRPr="00AD6507">
        <w:rPr>
          <w:rFonts w:asciiTheme="minorHAnsi" w:hAnsiTheme="minorHAnsi" w:cstheme="minorHAnsi"/>
          <w:b/>
        </w:rPr>
        <w:t xml:space="preserve">Dataset: </w:t>
      </w:r>
      <w:r w:rsidRPr="00AD6507">
        <w:rPr>
          <w:rFonts w:asciiTheme="minorHAnsi" w:hAnsiTheme="minorHAnsi" w:cstheme="minorHAnsi"/>
        </w:rPr>
        <w:t>01 – extracted</w:t>
      </w:r>
    </w:p>
    <w:p w:rsidR="001978BB" w:rsidRPr="00AD6507" w:rsidRDefault="001978BB" w:rsidP="001978BB">
      <w:pPr>
        <w:pStyle w:val="NormalWeb"/>
        <w:spacing w:before="0" w:beforeAutospacing="0" w:after="150" w:afterAutospacing="0"/>
        <w:rPr>
          <w:rFonts w:asciiTheme="minorHAnsi" w:hAnsiTheme="minorHAnsi" w:cstheme="minorHAnsi"/>
        </w:rPr>
      </w:pPr>
      <w:r w:rsidRPr="00AD6507">
        <w:rPr>
          <w:rFonts w:asciiTheme="minorHAnsi" w:hAnsiTheme="minorHAnsi" w:cstheme="minorHAnsi"/>
          <w:b/>
        </w:rPr>
        <w:t>Code:</w:t>
      </w:r>
      <w:r w:rsidRPr="00AD6507">
        <w:rPr>
          <w:rFonts w:asciiTheme="minorHAnsi" w:hAnsiTheme="minorHAnsi" w:cstheme="minorHAnsi"/>
        </w:rPr>
        <w:t xml:space="preserve"> 01 - EDA report v</w:t>
      </w:r>
      <w:proofErr w:type="gramStart"/>
      <w:r w:rsidRPr="00AD6507">
        <w:rPr>
          <w:rFonts w:asciiTheme="minorHAnsi" w:hAnsiTheme="minorHAnsi" w:cstheme="minorHAnsi"/>
        </w:rPr>
        <w:t>2.Rmd</w:t>
      </w:r>
      <w:proofErr w:type="gramEnd"/>
    </w:p>
    <w:p w:rsidR="009766E3" w:rsidRPr="00AD6507" w:rsidRDefault="009766E3" w:rsidP="009766E3">
      <w:pPr>
        <w:pStyle w:val="Heading2"/>
        <w:spacing w:before="300" w:after="150"/>
        <w:rPr>
          <w:rFonts w:eastAsia="Times New Roman" w:cstheme="minorHAnsi"/>
          <w:b/>
          <w:color w:val="auto"/>
          <w:sz w:val="45"/>
          <w:szCs w:val="45"/>
        </w:rPr>
      </w:pPr>
      <w:r w:rsidRPr="00AD6507">
        <w:rPr>
          <w:rFonts w:cstheme="minorHAnsi"/>
          <w:b/>
          <w:bCs/>
          <w:color w:val="auto"/>
          <w:sz w:val="45"/>
          <w:szCs w:val="45"/>
        </w:rPr>
        <w:t>Overview</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We are currently using 2018 data from Back Blaze. These are SMART stats for each hard disk drive in operation and whether it fails or not. The data is mapped across days in a year.</w:t>
      </w:r>
    </w:p>
    <w:p w:rsidR="00B356B0" w:rsidRPr="00AD6507" w:rsidRDefault="00B356B0"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Please note that R Code is interspersed within this section</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Short Description of Dataset</w:t>
      </w:r>
      <w:r w:rsidRPr="00AD6507">
        <w:rPr>
          <w:rFonts w:asciiTheme="minorHAnsi" w:hAnsiTheme="minorHAnsi" w:cstheme="minorHAnsi"/>
        </w:rPr>
        <w:t> The dataset is divided into 2 distinct parts:</w:t>
      </w:r>
    </w:p>
    <w:p w:rsidR="009766E3" w:rsidRPr="00AD6507" w:rsidRDefault="009766E3" w:rsidP="009766E3">
      <w:pPr>
        <w:pStyle w:val="NormalWeb"/>
        <w:numPr>
          <w:ilvl w:val="0"/>
          <w:numId w:val="3"/>
        </w:numPr>
        <w:spacing w:before="0" w:beforeAutospacing="0" w:after="150" w:afterAutospacing="0"/>
        <w:rPr>
          <w:rFonts w:asciiTheme="minorHAnsi" w:hAnsiTheme="minorHAnsi" w:cstheme="minorHAnsi"/>
        </w:rPr>
      </w:pPr>
      <w:r w:rsidRPr="00AD6507">
        <w:rPr>
          <w:rFonts w:asciiTheme="minorHAnsi" w:hAnsiTheme="minorHAnsi" w:cstheme="minorHAnsi"/>
        </w:rPr>
        <w:t>Descriptors</w:t>
      </w:r>
    </w:p>
    <w:p w:rsidR="009766E3" w:rsidRPr="00AD6507" w:rsidRDefault="009766E3" w:rsidP="009766E3">
      <w:pPr>
        <w:pStyle w:val="NormalWeb"/>
        <w:spacing w:before="0" w:beforeAutospacing="0" w:after="150" w:afterAutospacing="0"/>
        <w:ind w:left="720"/>
        <w:rPr>
          <w:rFonts w:asciiTheme="minorHAnsi" w:hAnsiTheme="minorHAnsi" w:cstheme="minorHAnsi"/>
        </w:rPr>
      </w:pPr>
      <w:r w:rsidRPr="00AD6507">
        <w:rPr>
          <w:rFonts w:asciiTheme="minorHAnsi" w:hAnsiTheme="minorHAnsi" w:cstheme="minorHAnsi"/>
        </w:rPr>
        <w:t>These include Hard Drive information (e.g. model, serial number), test dates, Failure status etc. Failure Status is the ground truth label for each Hard Drive.</w:t>
      </w:r>
      <w:r w:rsidRPr="00AD6507">
        <w:rPr>
          <w:rFonts w:asciiTheme="minorHAnsi" w:hAnsiTheme="minorHAnsi" w:cstheme="minorHAnsi"/>
        </w:rPr>
        <w:br/>
        <w:t xml:space="preserve">Columns associated are date, </w:t>
      </w:r>
      <w:proofErr w:type="spellStart"/>
      <w:r w:rsidRPr="00AD6507">
        <w:rPr>
          <w:rFonts w:asciiTheme="minorHAnsi" w:hAnsiTheme="minorHAnsi" w:cstheme="minorHAnsi"/>
        </w:rPr>
        <w:t>serial_number</w:t>
      </w:r>
      <w:proofErr w:type="spellEnd"/>
      <w:r w:rsidRPr="00AD6507">
        <w:rPr>
          <w:rFonts w:asciiTheme="minorHAnsi" w:hAnsiTheme="minorHAnsi" w:cstheme="minorHAnsi"/>
        </w:rPr>
        <w:t xml:space="preserve">, model, </w:t>
      </w:r>
      <w:proofErr w:type="spellStart"/>
      <w:r w:rsidRPr="00AD6507">
        <w:rPr>
          <w:rFonts w:asciiTheme="minorHAnsi" w:hAnsiTheme="minorHAnsi" w:cstheme="minorHAnsi"/>
        </w:rPr>
        <w:t>capacity_bytes</w:t>
      </w:r>
      <w:proofErr w:type="spellEnd"/>
      <w:r w:rsidRPr="00AD6507">
        <w:rPr>
          <w:rFonts w:asciiTheme="minorHAnsi" w:hAnsiTheme="minorHAnsi" w:cstheme="minorHAnsi"/>
        </w:rPr>
        <w:t>, failure</w:t>
      </w:r>
    </w:p>
    <w:p w:rsidR="009766E3" w:rsidRPr="00AD6507" w:rsidRDefault="009766E3" w:rsidP="009766E3">
      <w:pPr>
        <w:pStyle w:val="NormalWeb"/>
        <w:numPr>
          <w:ilvl w:val="0"/>
          <w:numId w:val="3"/>
        </w:numPr>
        <w:spacing w:before="0" w:beforeAutospacing="0" w:after="150" w:afterAutospacing="0"/>
        <w:rPr>
          <w:rFonts w:asciiTheme="minorHAnsi" w:hAnsiTheme="minorHAnsi" w:cstheme="minorHAnsi"/>
        </w:rPr>
      </w:pPr>
      <w:r w:rsidRPr="00AD6507">
        <w:rPr>
          <w:rFonts w:asciiTheme="minorHAnsi" w:hAnsiTheme="minorHAnsi" w:cstheme="minorHAnsi"/>
        </w:rPr>
        <w:t>SMART Stats</w:t>
      </w:r>
    </w:p>
    <w:p w:rsidR="009766E3" w:rsidRPr="00AD6507" w:rsidRDefault="009766E3" w:rsidP="009766E3">
      <w:pPr>
        <w:pStyle w:val="NormalWeb"/>
        <w:spacing w:before="0" w:beforeAutospacing="0" w:after="150" w:afterAutospacing="0"/>
        <w:ind w:left="720"/>
        <w:rPr>
          <w:rFonts w:asciiTheme="minorHAnsi" w:hAnsiTheme="minorHAnsi" w:cstheme="minorHAnsi"/>
        </w:rPr>
      </w:pPr>
      <w:r w:rsidRPr="00AD6507">
        <w:rPr>
          <w:rFonts w:asciiTheme="minorHAnsi" w:hAnsiTheme="minorHAnsi" w:cstheme="minorHAnsi"/>
        </w:rPr>
        <w:t xml:space="preserve">These are the actual stats for each Hard Drive. Each stat has a raw and normalised version. According to the documentation, there will be missing values as hard drives do not necessarily report all SMART stats. Columns associated are smart_1_normalized, smart_1_raw, smart_2_normalized, smart_2_raw, smart_3_normalized, smart_3_raw, smart_4_normalized, smart_4_raw, smart_5_normalized, smart_5_raw, smart_7_normalized, smart_7_raw, smart_8_normalized, smart_8_raw, smart_9_normalized, smart_9_raw, smart_10_normalized, smart_10_raw, smart_11_normalized, smart_11_raw, smart_12_normalized, smart_12_raw, smart_13_normalized, smart_13_raw, smart_15_normalized, smart_15_raw, smart_22_normalized, smart_22_raw, smart_177_normalized, smart_177_raw, smart_179_normalized, smart_179_raw, smart_181_normalized, smart_181_raw, smart_182_normalized, smart_182_raw, smart_183_normalized, smart_183_raw, smart_184_normalized, smart_184_raw, smart_187_normalized, smart_187_raw, smart_188_normalized, smart_188_raw, smart_189_normalized, smart_189_raw, smart_190_normalized, smart_190_raw, smart_191_normalized, smart_191_raw, smart_192_normalized, smart_192_raw, smart_193_normalized, smart_193_raw, smart_194_normalized, smart_194_raw, smart_195_normalized, smart_195_raw, smart_196_normalized, smart_196_raw, smart_197_normalized, smart_197_raw, smart_198_normalized, smart_198_raw, smart_199_normalized, smart_199_raw, smart_200_normalized, smart_200_raw, smart_201_normalized, smart_201_raw, smart_220_normalized, smart_220_raw, smart_222_normalized, smart_222_raw, smart_223_normalized, smart_223_raw, smart_224_normalized, smart_224_raw, smart_225_normalized, smart_225_raw, smart_226_normalized, smart_226_raw, smart_235_normalized, smart_235_raw, smart_240_normalized, smart_240_raw, smart_241_normalized, smart_241_raw, </w:t>
      </w:r>
      <w:r w:rsidRPr="00AD6507">
        <w:rPr>
          <w:rFonts w:asciiTheme="minorHAnsi" w:hAnsiTheme="minorHAnsi" w:cstheme="minorHAnsi"/>
        </w:rPr>
        <w:lastRenderedPageBreak/>
        <w:t xml:space="preserve">smart_242_normalized, smart_242_raw, smart_250_normalized, smart_250_raw, smart_251_normalized, smart_251_raw, smart_252_normalized, smart_252_raw, smart_254_normalized, smart_254_raw, smart_255_normalized, smart_255_raw, </w:t>
      </w:r>
      <w:proofErr w:type="spellStart"/>
      <w:r w:rsidRPr="00AD6507">
        <w:rPr>
          <w:rFonts w:asciiTheme="minorHAnsi" w:hAnsiTheme="minorHAnsi" w:cstheme="minorHAnsi"/>
        </w:rPr>
        <w:t>LatestRec</w:t>
      </w:r>
      <w:proofErr w:type="spellEnd"/>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Exploratory Data Analyses (EDAs)</w:t>
      </w:r>
      <w:r w:rsidRPr="00AD6507">
        <w:rPr>
          <w:rFonts w:asciiTheme="minorHAnsi" w:hAnsiTheme="minorHAnsi" w:cstheme="minorHAnsi"/>
        </w:rPr>
        <w:t> As the dataset is time-bound, we will be looking at how time affects the dataset in addition to the usual EDA techniques.</w:t>
      </w:r>
    </w:p>
    <w:p w:rsidR="009766E3" w:rsidRPr="00AD6507" w:rsidRDefault="009766E3" w:rsidP="009766E3">
      <w:pPr>
        <w:numPr>
          <w:ilvl w:val="0"/>
          <w:numId w:val="4"/>
        </w:numPr>
        <w:spacing w:before="100" w:beforeAutospacing="1" w:after="100" w:afterAutospacing="1" w:line="240" w:lineRule="auto"/>
        <w:rPr>
          <w:rFonts w:cstheme="minorHAnsi"/>
          <w:color w:val="auto"/>
        </w:rPr>
      </w:pPr>
      <w:r w:rsidRPr="00AD6507">
        <w:rPr>
          <w:rFonts w:cstheme="minorHAnsi"/>
          <w:color w:val="auto"/>
        </w:rPr>
        <w:t>Counts &amp; Dimensions of Descriptors: To understand volume &amp; “uniqueness” across time</w:t>
      </w:r>
    </w:p>
    <w:p w:rsidR="009766E3" w:rsidRPr="00AD6507" w:rsidRDefault="009766E3" w:rsidP="009766E3">
      <w:pPr>
        <w:numPr>
          <w:ilvl w:val="0"/>
          <w:numId w:val="5"/>
        </w:numPr>
        <w:spacing w:before="100" w:beforeAutospacing="1" w:after="100" w:afterAutospacing="1" w:line="240" w:lineRule="auto"/>
        <w:rPr>
          <w:rFonts w:cstheme="minorHAnsi"/>
          <w:b w:val="0"/>
          <w:color w:val="auto"/>
        </w:rPr>
      </w:pPr>
      <w:r w:rsidRPr="00AD6507">
        <w:rPr>
          <w:rFonts w:cstheme="minorHAnsi"/>
          <w:b w:val="0"/>
          <w:color w:val="auto"/>
        </w:rPr>
        <w:t>Dimension of dataset</w:t>
      </w:r>
    </w:p>
    <w:p w:rsidR="009766E3" w:rsidRPr="00AD6507" w:rsidRDefault="009766E3" w:rsidP="009766E3">
      <w:pPr>
        <w:numPr>
          <w:ilvl w:val="0"/>
          <w:numId w:val="5"/>
        </w:numPr>
        <w:spacing w:before="100" w:beforeAutospacing="1" w:after="100" w:afterAutospacing="1" w:line="240" w:lineRule="auto"/>
        <w:rPr>
          <w:rFonts w:cstheme="minorHAnsi"/>
          <w:b w:val="0"/>
          <w:color w:val="auto"/>
        </w:rPr>
      </w:pPr>
      <w:r w:rsidRPr="00AD6507">
        <w:rPr>
          <w:rFonts w:cstheme="minorHAnsi"/>
          <w:b w:val="0"/>
          <w:color w:val="auto"/>
        </w:rPr>
        <w:t>Count of dates, hard drives, failed (1) vs OK (0) hard drives</w:t>
      </w:r>
    </w:p>
    <w:p w:rsidR="009766E3" w:rsidRPr="00AD6507" w:rsidRDefault="009766E3" w:rsidP="009766E3">
      <w:pPr>
        <w:numPr>
          <w:ilvl w:val="0"/>
          <w:numId w:val="5"/>
        </w:numPr>
        <w:spacing w:before="100" w:beforeAutospacing="1" w:after="100" w:afterAutospacing="1" w:line="240" w:lineRule="auto"/>
        <w:rPr>
          <w:rFonts w:cstheme="minorHAnsi"/>
          <w:b w:val="0"/>
          <w:color w:val="auto"/>
        </w:rPr>
      </w:pPr>
      <w:r w:rsidRPr="00AD6507">
        <w:rPr>
          <w:rFonts w:cstheme="minorHAnsi"/>
          <w:b w:val="0"/>
          <w:color w:val="auto"/>
        </w:rPr>
        <w:t>Proportion of failed vs OK hard drives</w:t>
      </w:r>
    </w:p>
    <w:p w:rsidR="009766E3" w:rsidRPr="00AD6507" w:rsidRDefault="009766E3" w:rsidP="009766E3">
      <w:pPr>
        <w:numPr>
          <w:ilvl w:val="0"/>
          <w:numId w:val="6"/>
        </w:numPr>
        <w:spacing w:before="100" w:beforeAutospacing="1" w:after="100" w:afterAutospacing="1" w:line="240" w:lineRule="auto"/>
        <w:rPr>
          <w:rFonts w:cstheme="minorHAnsi"/>
          <w:color w:val="auto"/>
        </w:rPr>
      </w:pPr>
      <w:r w:rsidRPr="00AD6507">
        <w:rPr>
          <w:rFonts w:cstheme="minorHAnsi"/>
          <w:color w:val="auto"/>
        </w:rPr>
        <w:t>Deep Dive into SMART Stats: To understand how much is missing, what’s missing, and outliers</w:t>
      </w:r>
    </w:p>
    <w:p w:rsidR="009766E3" w:rsidRPr="00AD6507" w:rsidRDefault="009766E3" w:rsidP="009766E3">
      <w:pPr>
        <w:numPr>
          <w:ilvl w:val="0"/>
          <w:numId w:val="7"/>
        </w:numPr>
        <w:spacing w:before="100" w:beforeAutospacing="1" w:after="100" w:afterAutospacing="1" w:line="240" w:lineRule="auto"/>
        <w:rPr>
          <w:rFonts w:cstheme="minorHAnsi"/>
          <w:b w:val="0"/>
          <w:color w:val="auto"/>
        </w:rPr>
      </w:pPr>
      <w:r w:rsidRPr="00AD6507">
        <w:rPr>
          <w:rFonts w:cstheme="minorHAnsi"/>
          <w:b w:val="0"/>
          <w:color w:val="auto"/>
        </w:rPr>
        <w:t>Data Summary</w:t>
      </w:r>
    </w:p>
    <w:p w:rsidR="009766E3" w:rsidRPr="00AD6507" w:rsidRDefault="009766E3" w:rsidP="009766E3">
      <w:pPr>
        <w:numPr>
          <w:ilvl w:val="0"/>
          <w:numId w:val="7"/>
        </w:numPr>
        <w:spacing w:before="100" w:beforeAutospacing="1" w:after="100" w:afterAutospacing="1" w:line="240" w:lineRule="auto"/>
        <w:rPr>
          <w:rFonts w:cstheme="minorHAnsi"/>
          <w:b w:val="0"/>
          <w:color w:val="auto"/>
        </w:rPr>
      </w:pPr>
      <w:r w:rsidRPr="00AD6507">
        <w:rPr>
          <w:rFonts w:cstheme="minorHAnsi"/>
          <w:b w:val="0"/>
          <w:color w:val="auto"/>
        </w:rPr>
        <w:t>Missing data &amp; When they are missing</w:t>
      </w:r>
    </w:p>
    <w:p w:rsidR="009766E3" w:rsidRPr="00AD6507" w:rsidRDefault="009766E3" w:rsidP="009766E3">
      <w:pPr>
        <w:numPr>
          <w:ilvl w:val="0"/>
          <w:numId w:val="7"/>
        </w:numPr>
        <w:spacing w:before="100" w:beforeAutospacing="1" w:after="100" w:afterAutospacing="1" w:line="240" w:lineRule="auto"/>
        <w:rPr>
          <w:rFonts w:cstheme="minorHAnsi"/>
          <w:b w:val="0"/>
          <w:color w:val="auto"/>
        </w:rPr>
      </w:pPr>
      <w:r w:rsidRPr="00AD6507">
        <w:rPr>
          <w:rFonts w:cstheme="minorHAnsi"/>
          <w:b w:val="0"/>
          <w:color w:val="auto"/>
        </w:rPr>
        <w:t>SMART Stats with no variances</w:t>
      </w:r>
    </w:p>
    <w:p w:rsidR="009766E3" w:rsidRPr="00AD6507" w:rsidRDefault="009766E3" w:rsidP="009766E3">
      <w:pPr>
        <w:numPr>
          <w:ilvl w:val="0"/>
          <w:numId w:val="7"/>
        </w:numPr>
        <w:spacing w:before="100" w:beforeAutospacing="1" w:after="100" w:afterAutospacing="1" w:line="240" w:lineRule="auto"/>
        <w:rPr>
          <w:rFonts w:cstheme="minorHAnsi"/>
          <w:b w:val="0"/>
          <w:color w:val="auto"/>
        </w:rPr>
      </w:pPr>
      <w:r w:rsidRPr="00AD6507">
        <w:rPr>
          <w:rFonts w:cstheme="minorHAnsi"/>
          <w:b w:val="0"/>
          <w:color w:val="auto"/>
        </w:rPr>
        <w:t>Outliers</w:t>
      </w:r>
    </w:p>
    <w:p w:rsidR="009766E3" w:rsidRPr="00AD6507" w:rsidRDefault="009766E3" w:rsidP="009766E3">
      <w:pPr>
        <w:numPr>
          <w:ilvl w:val="0"/>
          <w:numId w:val="8"/>
        </w:numPr>
        <w:spacing w:before="100" w:beforeAutospacing="1" w:after="100" w:afterAutospacing="1" w:line="240" w:lineRule="auto"/>
        <w:rPr>
          <w:rFonts w:cstheme="minorHAnsi"/>
          <w:color w:val="auto"/>
        </w:rPr>
      </w:pPr>
      <w:r w:rsidRPr="00AD6507">
        <w:rPr>
          <w:rFonts w:cstheme="minorHAnsi"/>
          <w:color w:val="auto"/>
        </w:rPr>
        <w:t>Correlations between features: To see if there are similar features</w:t>
      </w:r>
    </w:p>
    <w:p w:rsidR="009766E3" w:rsidRPr="00AD6507" w:rsidRDefault="009766E3" w:rsidP="009766E3">
      <w:pPr>
        <w:numPr>
          <w:ilvl w:val="0"/>
          <w:numId w:val="8"/>
        </w:numPr>
        <w:spacing w:before="100" w:beforeAutospacing="1" w:after="100" w:afterAutospacing="1" w:line="240" w:lineRule="auto"/>
        <w:rPr>
          <w:rFonts w:cstheme="minorHAnsi"/>
          <w:color w:val="auto"/>
        </w:rPr>
      </w:pPr>
      <w:r w:rsidRPr="00AD6507">
        <w:rPr>
          <w:rFonts w:cstheme="minorHAnsi"/>
          <w:color w:val="auto"/>
        </w:rPr>
        <w:t>Next Steps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 xml:space="preserve">The rest of this section will highlight interesting findings and </w:t>
      </w:r>
      <w:r w:rsidR="00135A5A" w:rsidRPr="00AD6507">
        <w:rPr>
          <w:rFonts w:asciiTheme="minorHAnsi" w:hAnsiTheme="minorHAnsi" w:cstheme="minorHAnsi"/>
        </w:rPr>
        <w:t>possible</w:t>
      </w:r>
      <w:r w:rsidRPr="00AD6507">
        <w:rPr>
          <w:rFonts w:asciiTheme="minorHAnsi" w:hAnsiTheme="minorHAnsi" w:cstheme="minorHAnsi"/>
        </w:rPr>
        <w:t xml:space="preserve"> approaches. Please note that R code is embedded within the document.</w:t>
      </w:r>
    </w:p>
    <w:p w:rsidR="009766E3" w:rsidRPr="00AD6507" w:rsidRDefault="009766E3" w:rsidP="009766E3">
      <w:pPr>
        <w:pStyle w:val="Heading3"/>
        <w:spacing w:before="300" w:after="150"/>
        <w:rPr>
          <w:rFonts w:asciiTheme="minorHAnsi" w:hAnsiTheme="minorHAnsi" w:cstheme="minorHAnsi"/>
          <w:b w:val="0"/>
          <w:color w:val="auto"/>
          <w:sz w:val="36"/>
          <w:szCs w:val="36"/>
        </w:rPr>
      </w:pPr>
      <w:r w:rsidRPr="00AD6507">
        <w:rPr>
          <w:rFonts w:asciiTheme="minorHAnsi" w:hAnsiTheme="minorHAnsi" w:cstheme="minorHAnsi"/>
          <w:b w:val="0"/>
          <w:bCs/>
          <w:color w:val="auto"/>
          <w:sz w:val="36"/>
          <w:szCs w:val="36"/>
        </w:rPr>
        <w:t>Counts and Dimensions of Descriptors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In this EDA, we are concerned about the shape, form, and size of the descriptors.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Dataset Dimensions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The dataset has these dimensions: 32056, 106</w:t>
      </w:r>
    </w:p>
    <w:p w:rsidR="009766E3" w:rsidRPr="00AD6507" w:rsidRDefault="009766E3" w:rsidP="009766E3">
      <w:pPr>
        <w:numPr>
          <w:ilvl w:val="0"/>
          <w:numId w:val="9"/>
        </w:numPr>
        <w:spacing w:before="100" w:beforeAutospacing="1" w:after="100" w:afterAutospacing="1" w:line="240" w:lineRule="auto"/>
        <w:rPr>
          <w:rFonts w:cstheme="minorHAnsi"/>
          <w:color w:val="auto"/>
        </w:rPr>
      </w:pPr>
      <w:r w:rsidRPr="00AD6507">
        <w:rPr>
          <w:rFonts w:cstheme="minorHAnsi"/>
          <w:color w:val="auto"/>
        </w:rPr>
        <w:t>Observations: 32056</w:t>
      </w:r>
    </w:p>
    <w:p w:rsidR="009766E3" w:rsidRPr="00AD6507" w:rsidRDefault="009766E3" w:rsidP="009766E3">
      <w:pPr>
        <w:numPr>
          <w:ilvl w:val="0"/>
          <w:numId w:val="9"/>
        </w:numPr>
        <w:spacing w:before="100" w:beforeAutospacing="1" w:after="100" w:afterAutospacing="1" w:line="240" w:lineRule="auto"/>
        <w:rPr>
          <w:rFonts w:cstheme="minorHAnsi"/>
          <w:color w:val="auto"/>
        </w:rPr>
      </w:pPr>
      <w:r w:rsidRPr="00AD6507">
        <w:rPr>
          <w:rFonts w:cstheme="minorHAnsi"/>
          <w:color w:val="auto"/>
        </w:rPr>
        <w:t>Features: 106</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1. Unique Dates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There are </w:t>
      </w:r>
      <w:r w:rsidRPr="00AD6507">
        <w:rPr>
          <w:rStyle w:val="Strong"/>
          <w:rFonts w:asciiTheme="minorHAnsi" w:eastAsiaTheme="majorEastAsia" w:hAnsiTheme="minorHAnsi" w:cstheme="minorHAnsi"/>
        </w:rPr>
        <w:t>288</w:t>
      </w:r>
      <w:r w:rsidRPr="00AD6507">
        <w:rPr>
          <w:rFonts w:asciiTheme="minorHAnsi" w:hAnsiTheme="minorHAnsi" w:cstheme="minorHAnsi"/>
        </w:rPr>
        <w:t> unique dates in 32056 observations. That means some observations might be “bunched” up in time. Let’s have a look at how observations are distributed across time</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TMLCode"/>
          <w:rFonts w:asciiTheme="minorHAnsi" w:hAnsiTheme="minorHAnsi" w:cstheme="minorHAnsi"/>
        </w:rPr>
        <w:t xml:space="preserve">temp &lt;- </w:t>
      </w:r>
      <w:proofErr w:type="spellStart"/>
      <w:r w:rsidRPr="00AD6507">
        <w:rPr>
          <w:rStyle w:val="HTMLCode"/>
          <w:rFonts w:asciiTheme="minorHAnsi" w:hAnsiTheme="minorHAnsi" w:cstheme="minorHAnsi"/>
        </w:rPr>
        <w:t>hd</w:t>
      </w:r>
      <w:proofErr w:type="spellEnd"/>
      <w:r w:rsidRPr="00AD6507">
        <w:rPr>
          <w:rStyle w:val="HTMLCode"/>
          <w:rFonts w:asciiTheme="minorHAnsi" w:hAnsiTheme="minorHAnsi" w:cstheme="minorHAnsi"/>
        </w:rPr>
        <w:t xml:space="preserve"> %&gt;%</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TMLCode"/>
          <w:rFonts w:asciiTheme="minorHAnsi" w:hAnsiTheme="minorHAnsi" w:cstheme="minorHAnsi"/>
        </w:rPr>
        <w:lastRenderedPageBreak/>
        <w:t xml:space="preserve">  </w:t>
      </w:r>
      <w:proofErr w:type="spellStart"/>
      <w:r w:rsidRPr="00AD6507">
        <w:rPr>
          <w:rStyle w:val="HTMLCode"/>
          <w:rFonts w:asciiTheme="minorHAnsi" w:hAnsiTheme="minorHAnsi" w:cstheme="minorHAnsi"/>
        </w:rPr>
        <w:t>group_</w:t>
      </w:r>
      <w:proofErr w:type="gramStart"/>
      <w:r w:rsidRPr="00AD6507">
        <w:rPr>
          <w:rStyle w:val="HTMLCode"/>
          <w:rFonts w:asciiTheme="minorHAnsi" w:hAnsiTheme="minorHAnsi" w:cstheme="minorHAnsi"/>
        </w:rPr>
        <w:t>by</w:t>
      </w:r>
      <w:proofErr w:type="spellEnd"/>
      <w:r w:rsidRPr="00AD6507">
        <w:rPr>
          <w:rStyle w:val="HTMLCode"/>
          <w:rFonts w:asciiTheme="minorHAnsi" w:hAnsiTheme="minorHAnsi" w:cstheme="minorHAnsi"/>
        </w:rPr>
        <w:t>(</w:t>
      </w:r>
      <w:proofErr w:type="gramEnd"/>
      <w:r w:rsidRPr="00AD6507">
        <w:rPr>
          <w:rStyle w:val="HTMLCode"/>
          <w:rFonts w:asciiTheme="minorHAnsi" w:hAnsiTheme="minorHAnsi" w:cstheme="minorHAnsi"/>
        </w:rPr>
        <w:t>date, failure) %&gt;%</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TMLCode"/>
          <w:rFonts w:asciiTheme="minorHAnsi" w:hAnsiTheme="minorHAnsi" w:cstheme="minorHAnsi"/>
        </w:rPr>
        <w:t xml:space="preserve">  summarize(count=</w:t>
      </w:r>
      <w:proofErr w:type="gramStart"/>
      <w:r w:rsidRPr="00AD6507">
        <w:rPr>
          <w:rStyle w:val="HTMLCode"/>
          <w:rFonts w:asciiTheme="minorHAnsi" w:hAnsiTheme="minorHAnsi" w:cstheme="minorHAnsi"/>
        </w:rPr>
        <w:t>n(</w:t>
      </w:r>
      <w:proofErr w:type="gramEnd"/>
      <w:r w:rsidRPr="00AD6507">
        <w:rPr>
          <w:rStyle w:val="HTMLCode"/>
          <w:rFonts w:asciiTheme="minorHAnsi" w:hAnsiTheme="minorHAnsi" w:cstheme="minorHAnsi"/>
        </w:rPr>
        <w:t>))</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AD6507">
        <w:rPr>
          <w:rStyle w:val="HTMLCode"/>
          <w:rFonts w:asciiTheme="minorHAnsi" w:hAnsiTheme="minorHAnsi" w:cstheme="minorHAnsi"/>
        </w:rPr>
        <w:t xml:space="preserve">  </w:t>
      </w:r>
      <w:proofErr w:type="spellStart"/>
      <w:proofErr w:type="gramStart"/>
      <w:r w:rsidRPr="00AD6507">
        <w:rPr>
          <w:rStyle w:val="HTMLCode"/>
          <w:rFonts w:asciiTheme="minorHAnsi" w:hAnsiTheme="minorHAnsi" w:cstheme="minorHAnsi"/>
        </w:rPr>
        <w:t>xyplot</w:t>
      </w:r>
      <w:proofErr w:type="spellEnd"/>
      <w:r w:rsidRPr="00AD6507">
        <w:rPr>
          <w:rStyle w:val="HTMLCode"/>
          <w:rFonts w:asciiTheme="minorHAnsi" w:hAnsiTheme="minorHAnsi" w:cstheme="minorHAnsi"/>
        </w:rPr>
        <w:t>(</w:t>
      </w:r>
      <w:proofErr w:type="spellStart"/>
      <w:proofErr w:type="gramEnd"/>
      <w:r w:rsidRPr="00AD6507">
        <w:rPr>
          <w:rStyle w:val="HTMLCode"/>
          <w:rFonts w:asciiTheme="minorHAnsi" w:hAnsiTheme="minorHAnsi" w:cstheme="minorHAnsi"/>
        </w:rPr>
        <w:t>count~date</w:t>
      </w:r>
      <w:proofErr w:type="spellEnd"/>
      <w:r w:rsidRPr="00AD6507">
        <w:rPr>
          <w:rStyle w:val="HTMLCode"/>
          <w:rFonts w:asciiTheme="minorHAnsi" w:hAnsiTheme="minorHAnsi" w:cstheme="minorHAnsi"/>
        </w:rPr>
        <w:t>, temp, type=</w:t>
      </w:r>
      <w:r w:rsidRPr="00AD6507">
        <w:rPr>
          <w:rStyle w:val="hljs-string"/>
          <w:rFonts w:asciiTheme="minorHAnsi" w:hAnsiTheme="minorHAnsi" w:cstheme="minorHAnsi"/>
        </w:rPr>
        <w:t>"l"</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auto.key</w:t>
      </w:r>
      <w:proofErr w:type="spellEnd"/>
      <w:r w:rsidRPr="00AD6507">
        <w:rPr>
          <w:rStyle w:val="HTMLCode"/>
          <w:rFonts w:asciiTheme="minorHAnsi" w:hAnsiTheme="minorHAnsi" w:cstheme="minorHAnsi"/>
        </w:rPr>
        <w:t>=</w:t>
      </w:r>
      <w:r w:rsidRPr="00AD6507">
        <w:rPr>
          <w:rStyle w:val="hljs-literal"/>
          <w:rFonts w:asciiTheme="minorHAnsi" w:hAnsiTheme="minorHAnsi" w:cstheme="minorHAnsi"/>
        </w:rPr>
        <w:t>TRUE</w:t>
      </w:r>
      <w:r w:rsidRPr="00AD6507">
        <w:rPr>
          <w:rStyle w:val="HTMLCode"/>
          <w:rFonts w:asciiTheme="minorHAnsi" w:hAnsiTheme="minorHAnsi" w:cstheme="minorHAnsi"/>
        </w:rPr>
        <w:t>, main=</w:t>
      </w:r>
      <w:r w:rsidRPr="00AD6507">
        <w:rPr>
          <w:rStyle w:val="hljs-string"/>
          <w:rFonts w:asciiTheme="minorHAnsi" w:hAnsiTheme="minorHAnsi" w:cstheme="minorHAnsi"/>
        </w:rPr>
        <w:t>"Distribution of Observations over Time"</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ylab</w:t>
      </w:r>
      <w:proofErr w:type="spellEnd"/>
      <w:r w:rsidRPr="00AD6507">
        <w:rPr>
          <w:rStyle w:val="HTMLCode"/>
          <w:rFonts w:asciiTheme="minorHAnsi" w:hAnsiTheme="minorHAnsi" w:cstheme="minorHAnsi"/>
        </w:rPr>
        <w:t>=</w:t>
      </w:r>
      <w:r w:rsidRPr="00AD6507">
        <w:rPr>
          <w:rStyle w:val="hljs-string"/>
          <w:rFonts w:asciiTheme="minorHAnsi" w:hAnsiTheme="minorHAnsi" w:cstheme="minorHAnsi"/>
        </w:rPr>
        <w:t>"Observations"</w:t>
      </w:r>
      <w:r w:rsidRPr="00AD6507">
        <w:rPr>
          <w:rStyle w:val="HTMLCode"/>
          <w:rFonts w:asciiTheme="minorHAnsi" w:hAnsiTheme="minorHAnsi" w:cstheme="minorHAnsi"/>
        </w:rPr>
        <w:t>)</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eastAsiaTheme="minorEastAsia" w:hAnsiTheme="minorHAnsi" w:cstheme="minorHAnsi"/>
          <w:b/>
          <w:noProof/>
          <w:sz w:val="28"/>
          <w:szCs w:val="22"/>
          <w:lang w:val="en-US" w:eastAsia="en-US"/>
        </w:rPr>
        <w:drawing>
          <wp:inline distT="0" distB="0" distL="0" distR="0">
            <wp:extent cx="6309360" cy="4506595"/>
            <wp:effectExtent l="0" t="0" r="0" b="8255"/>
            <wp:docPr id="43" name="Picture 43" descr="C:\Users\skybe\AppData\Local\Packages\Microsoft.Office.Desktop_8wekyb3d8bbwe\AC\INetCache\Content.MSO\6E97BB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be\AppData\Local\Packages\Microsoft.Office.Desktop_8wekyb3d8bbwe\AC\INetCache\Content.MSO\6E97BB99.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It’s quite apparent that there’s an </w:t>
      </w:r>
      <w:r w:rsidRPr="00AD6507">
        <w:rPr>
          <w:rStyle w:val="Strong"/>
          <w:rFonts w:asciiTheme="minorHAnsi" w:eastAsiaTheme="majorEastAsia" w:hAnsiTheme="minorHAnsi" w:cstheme="minorHAnsi"/>
        </w:rPr>
        <w:t>observation spike near the end of the year</w:t>
      </w:r>
      <w:r w:rsidRPr="00AD6507">
        <w:rPr>
          <w:rFonts w:asciiTheme="minorHAnsi" w:hAnsiTheme="minorHAnsi" w:cstheme="minorHAnsi"/>
        </w:rPr>
        <w:t>.</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2. How many Hard Drives do we have?</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There are </w:t>
      </w:r>
      <w:r w:rsidRPr="00AD6507">
        <w:rPr>
          <w:rStyle w:val="Strong"/>
          <w:rFonts w:asciiTheme="minorHAnsi" w:eastAsiaTheme="majorEastAsia" w:hAnsiTheme="minorHAnsi" w:cstheme="minorHAnsi"/>
        </w:rPr>
        <w:t>32054</w:t>
      </w:r>
      <w:r w:rsidRPr="00AD6507">
        <w:rPr>
          <w:rFonts w:asciiTheme="minorHAnsi" w:hAnsiTheme="minorHAnsi" w:cstheme="minorHAnsi"/>
        </w:rPr>
        <w:t> Hard Drives in 32056 observations. Almost every observation is matched to a unique hard drive</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3. How many failed (1) vs OK (0) Hard Drives are there?</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gramStart"/>
      <w:r w:rsidRPr="00AD6507">
        <w:rPr>
          <w:rStyle w:val="HTMLCode"/>
          <w:rFonts w:asciiTheme="minorHAnsi" w:hAnsiTheme="minorHAnsi" w:cstheme="minorHAnsi"/>
        </w:rPr>
        <w:t>count(</w:t>
      </w:r>
      <w:proofErr w:type="spellStart"/>
      <w:proofErr w:type="gramEnd"/>
      <w:r w:rsidRPr="00AD6507">
        <w:rPr>
          <w:rStyle w:val="HTMLCode"/>
          <w:rFonts w:asciiTheme="minorHAnsi" w:hAnsiTheme="minorHAnsi" w:cstheme="minorHAnsi"/>
        </w:rPr>
        <w:t>hd</w:t>
      </w:r>
      <w:proofErr w:type="spellEnd"/>
      <w:r w:rsidRPr="00AD6507">
        <w:rPr>
          <w:rStyle w:val="HTMLCode"/>
          <w:rFonts w:asciiTheme="minorHAnsi" w:hAnsiTheme="minorHAnsi" w:cstheme="minorHAnsi"/>
        </w:rPr>
        <w:t>, failure)</w:t>
      </w:r>
    </w:p>
    <w:tbl>
      <w:tblPr>
        <w:tblW w:w="0" w:type="dxa"/>
        <w:tblCellMar>
          <w:top w:w="15" w:type="dxa"/>
          <w:left w:w="15" w:type="dxa"/>
          <w:bottom w:w="15" w:type="dxa"/>
          <w:right w:w="15" w:type="dxa"/>
        </w:tblCellMar>
        <w:tblLook w:val="04A0" w:firstRow="1" w:lastRow="0" w:firstColumn="1" w:lastColumn="0" w:noHBand="0" w:noVBand="1"/>
      </w:tblPr>
      <w:tblGrid>
        <w:gridCol w:w="126"/>
      </w:tblGrid>
      <w:tr w:rsidR="009766E3" w:rsidRPr="00AD6507" w:rsidTr="009766E3">
        <w:tc>
          <w:tcPr>
            <w:tcW w:w="0" w:type="auto"/>
            <w:shd w:val="clear" w:color="auto" w:fill="auto"/>
            <w:tcMar>
              <w:top w:w="0" w:type="dxa"/>
              <w:left w:w="60" w:type="dxa"/>
              <w:bottom w:w="0" w:type="dxa"/>
              <w:right w:w="60" w:type="dxa"/>
            </w:tcMar>
            <w:vAlign w:val="center"/>
            <w:hideMark/>
          </w:tcPr>
          <w:p w:rsidR="009766E3" w:rsidRPr="00AD6507" w:rsidRDefault="009766E3">
            <w:pPr>
              <w:rPr>
                <w:rFonts w:cstheme="minorHAnsi"/>
                <w:color w:val="auto"/>
              </w:rPr>
            </w:pPr>
          </w:p>
        </w:tc>
      </w:tr>
    </w:tbl>
    <w:p w:rsidR="009766E3" w:rsidRPr="00AD6507" w:rsidRDefault="009766E3" w:rsidP="009766E3">
      <w:pPr>
        <w:rPr>
          <w:rFonts w:cstheme="minorHAnsi"/>
          <w:vanish/>
          <w:color w:val="auto"/>
        </w:rPr>
      </w:pPr>
    </w:p>
    <w:tbl>
      <w:tblPr>
        <w:tblW w:w="0" w:type="auto"/>
        <w:tblCellMar>
          <w:top w:w="15" w:type="dxa"/>
          <w:left w:w="15" w:type="dxa"/>
          <w:bottom w:w="15" w:type="dxa"/>
          <w:right w:w="15" w:type="dxa"/>
        </w:tblCellMar>
        <w:tblLook w:val="04A0" w:firstRow="1" w:lastRow="0" w:firstColumn="1" w:lastColumn="0" w:noHBand="0" w:noVBand="1"/>
      </w:tblPr>
      <w:tblGrid>
        <w:gridCol w:w="883"/>
        <w:gridCol w:w="759"/>
      </w:tblGrid>
      <w:tr w:rsidR="00AD6507" w:rsidRPr="00AD6507" w:rsidTr="009766E3">
        <w:trPr>
          <w:tblHeader/>
        </w:trPr>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9766E3" w:rsidRPr="00AD6507" w:rsidRDefault="009766E3" w:rsidP="009766E3">
            <w:pPr>
              <w:jc w:val="right"/>
              <w:rPr>
                <w:rFonts w:cstheme="minorHAnsi"/>
                <w:bCs/>
                <w:color w:val="auto"/>
                <w:sz w:val="24"/>
                <w:szCs w:val="24"/>
              </w:rPr>
            </w:pPr>
            <w:r w:rsidRPr="00AD6507">
              <w:rPr>
                <w:rFonts w:cstheme="minorHAnsi"/>
                <w:b w:val="0"/>
                <w:bCs/>
                <w:color w:val="auto"/>
              </w:rPr>
              <w:t>failure</w:t>
            </w:r>
          </w:p>
          <w:p w:rsidR="009766E3" w:rsidRPr="00AD6507" w:rsidRDefault="009766E3" w:rsidP="009766E3">
            <w:pPr>
              <w:jc w:val="right"/>
              <w:rPr>
                <w:rFonts w:cstheme="minorHAnsi"/>
                <w:b w:val="0"/>
                <w:color w:val="auto"/>
              </w:rPr>
            </w:pPr>
            <w:r w:rsidRPr="00AD6507">
              <w:rPr>
                <w:rFonts w:cstheme="minorHAnsi"/>
                <w:color w:val="auto"/>
              </w:rPr>
              <w:t>&lt;</w:t>
            </w:r>
            <w:proofErr w:type="spellStart"/>
            <w:r w:rsidRPr="00AD6507">
              <w:rPr>
                <w:rFonts w:cstheme="minorHAnsi"/>
                <w:color w:val="auto"/>
              </w:rPr>
              <w:t>dbl</w:t>
            </w:r>
            <w:proofErr w:type="spellEnd"/>
            <w:r w:rsidRPr="00AD6507">
              <w:rPr>
                <w:rFonts w:cstheme="minorHAnsi"/>
                <w:color w:val="auto"/>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9766E3" w:rsidRPr="00AD6507" w:rsidRDefault="009766E3" w:rsidP="009766E3">
            <w:pPr>
              <w:jc w:val="right"/>
              <w:rPr>
                <w:rFonts w:cstheme="minorHAnsi"/>
                <w:bCs/>
                <w:color w:val="auto"/>
              </w:rPr>
            </w:pPr>
            <w:r w:rsidRPr="00AD6507">
              <w:rPr>
                <w:rFonts w:cstheme="minorHAnsi"/>
                <w:b w:val="0"/>
                <w:bCs/>
                <w:color w:val="auto"/>
              </w:rPr>
              <w:t>n</w:t>
            </w:r>
          </w:p>
          <w:p w:rsidR="009766E3" w:rsidRPr="00AD6507" w:rsidRDefault="009766E3" w:rsidP="009766E3">
            <w:pPr>
              <w:jc w:val="right"/>
              <w:rPr>
                <w:rFonts w:cstheme="minorHAnsi"/>
                <w:b w:val="0"/>
                <w:color w:val="auto"/>
              </w:rPr>
            </w:pPr>
            <w:r w:rsidRPr="00AD6507">
              <w:rPr>
                <w:rFonts w:cstheme="minorHAnsi"/>
                <w:color w:val="auto"/>
              </w:rPr>
              <w:t>&lt;int&gt;</w:t>
            </w:r>
          </w:p>
        </w:tc>
      </w:tr>
      <w:tr w:rsidR="00AD6507" w:rsidRPr="00AD6507" w:rsidTr="009766E3">
        <w:tc>
          <w:tcPr>
            <w:tcW w:w="0" w:type="auto"/>
            <w:tcBorders>
              <w:top w:val="single" w:sz="6" w:space="0" w:color="DDDDDD"/>
            </w:tcBorders>
            <w:shd w:val="clear" w:color="auto" w:fill="auto"/>
            <w:tcMar>
              <w:top w:w="75" w:type="dxa"/>
              <w:left w:w="75" w:type="dxa"/>
              <w:bottom w:w="75" w:type="dxa"/>
              <w:right w:w="75" w:type="dxa"/>
            </w:tcMar>
            <w:hideMark/>
          </w:tcPr>
          <w:p w:rsidR="009766E3" w:rsidRPr="00AD6507" w:rsidRDefault="009766E3">
            <w:pPr>
              <w:jc w:val="right"/>
              <w:rPr>
                <w:rFonts w:cstheme="minorHAnsi"/>
                <w:b w:val="0"/>
                <w:color w:val="auto"/>
                <w:sz w:val="24"/>
              </w:rPr>
            </w:pPr>
            <w:r w:rsidRPr="00AD6507">
              <w:rPr>
                <w:rFonts w:cstheme="minorHAnsi"/>
                <w:b w:val="0"/>
                <w:color w:val="auto"/>
                <w:sz w:val="24"/>
              </w:rPr>
              <w:t>0</w:t>
            </w:r>
          </w:p>
        </w:tc>
        <w:tc>
          <w:tcPr>
            <w:tcW w:w="0" w:type="auto"/>
            <w:tcBorders>
              <w:top w:val="single" w:sz="6" w:space="0" w:color="DDDDDD"/>
            </w:tcBorders>
            <w:shd w:val="clear" w:color="auto" w:fill="auto"/>
            <w:tcMar>
              <w:top w:w="75" w:type="dxa"/>
              <w:left w:w="75" w:type="dxa"/>
              <w:bottom w:w="75" w:type="dxa"/>
              <w:right w:w="75" w:type="dxa"/>
            </w:tcMar>
            <w:hideMark/>
          </w:tcPr>
          <w:p w:rsidR="009766E3" w:rsidRPr="00AD6507" w:rsidRDefault="009766E3">
            <w:pPr>
              <w:jc w:val="right"/>
              <w:rPr>
                <w:rFonts w:cstheme="minorHAnsi"/>
                <w:b w:val="0"/>
                <w:color w:val="auto"/>
                <w:sz w:val="24"/>
              </w:rPr>
            </w:pPr>
            <w:r w:rsidRPr="00AD6507">
              <w:rPr>
                <w:rFonts w:cstheme="minorHAnsi"/>
                <w:b w:val="0"/>
                <w:color w:val="auto"/>
                <w:sz w:val="24"/>
              </w:rPr>
              <w:t>31475</w:t>
            </w:r>
          </w:p>
        </w:tc>
      </w:tr>
      <w:tr w:rsidR="00AD6507" w:rsidRPr="00AD6507" w:rsidTr="009766E3">
        <w:tc>
          <w:tcPr>
            <w:tcW w:w="0" w:type="auto"/>
            <w:tcBorders>
              <w:top w:val="single" w:sz="6" w:space="0" w:color="DDDDDD"/>
            </w:tcBorders>
            <w:shd w:val="clear" w:color="auto" w:fill="FCFCFC"/>
            <w:tcMar>
              <w:top w:w="75" w:type="dxa"/>
              <w:left w:w="75" w:type="dxa"/>
              <w:bottom w:w="75" w:type="dxa"/>
              <w:right w:w="75" w:type="dxa"/>
            </w:tcMar>
            <w:hideMark/>
          </w:tcPr>
          <w:p w:rsidR="009766E3" w:rsidRPr="00AD6507" w:rsidRDefault="009766E3">
            <w:pPr>
              <w:jc w:val="right"/>
              <w:rPr>
                <w:rFonts w:cstheme="minorHAnsi"/>
                <w:b w:val="0"/>
                <w:color w:val="auto"/>
                <w:sz w:val="24"/>
              </w:rPr>
            </w:pPr>
            <w:r w:rsidRPr="00AD6507">
              <w:rPr>
                <w:rFonts w:cstheme="minorHAnsi"/>
                <w:b w:val="0"/>
                <w:color w:val="auto"/>
                <w:sz w:val="24"/>
              </w:rPr>
              <w:lastRenderedPageBreak/>
              <w:t>1</w:t>
            </w:r>
          </w:p>
        </w:tc>
        <w:tc>
          <w:tcPr>
            <w:tcW w:w="0" w:type="auto"/>
            <w:tcBorders>
              <w:top w:val="single" w:sz="6" w:space="0" w:color="DDDDDD"/>
            </w:tcBorders>
            <w:shd w:val="clear" w:color="auto" w:fill="FCFCFC"/>
            <w:tcMar>
              <w:top w:w="75" w:type="dxa"/>
              <w:left w:w="75" w:type="dxa"/>
              <w:bottom w:w="75" w:type="dxa"/>
              <w:right w:w="75" w:type="dxa"/>
            </w:tcMar>
            <w:hideMark/>
          </w:tcPr>
          <w:p w:rsidR="009766E3" w:rsidRPr="00AD6507" w:rsidRDefault="009766E3">
            <w:pPr>
              <w:jc w:val="right"/>
              <w:rPr>
                <w:rFonts w:cstheme="minorHAnsi"/>
                <w:b w:val="0"/>
                <w:color w:val="auto"/>
                <w:sz w:val="24"/>
              </w:rPr>
            </w:pPr>
            <w:r w:rsidRPr="00AD6507">
              <w:rPr>
                <w:rFonts w:cstheme="minorHAnsi"/>
                <w:b w:val="0"/>
                <w:color w:val="auto"/>
                <w:sz w:val="24"/>
              </w:rPr>
              <w:t>581</w:t>
            </w:r>
          </w:p>
        </w:tc>
      </w:tr>
    </w:tbl>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 xml:space="preserve">As the table shows, we have a </w:t>
      </w:r>
      <w:proofErr w:type="spellStart"/>
      <w:r w:rsidRPr="00AD6507">
        <w:rPr>
          <w:rFonts w:asciiTheme="minorHAnsi" w:hAnsiTheme="minorHAnsi" w:cstheme="minorHAnsi"/>
        </w:rPr>
        <w:t>disporportionate</w:t>
      </w:r>
      <w:proofErr w:type="spellEnd"/>
      <w:r w:rsidRPr="00AD6507">
        <w:rPr>
          <w:rFonts w:asciiTheme="minorHAnsi" w:hAnsiTheme="minorHAnsi" w:cstheme="minorHAnsi"/>
        </w:rPr>
        <w:t xml:space="preserve"> breakdown of failed (1) vs OK (0) Hard Drives. There are only 1.8124532% failures. This means that we will have to </w:t>
      </w:r>
      <w:r w:rsidRPr="00AD6507">
        <w:rPr>
          <w:rStyle w:val="Strong"/>
          <w:rFonts w:asciiTheme="minorHAnsi" w:eastAsiaTheme="majorEastAsia" w:hAnsiTheme="minorHAnsi" w:cstheme="minorHAnsi"/>
        </w:rPr>
        <w:t>rebalance the dataset in some way.</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Following on this (dis)proportion, what is the </w:t>
      </w:r>
      <w:r w:rsidRPr="00AD6507">
        <w:rPr>
          <w:rStyle w:val="Strong"/>
          <w:rFonts w:asciiTheme="minorHAnsi" w:eastAsiaTheme="majorEastAsia" w:hAnsiTheme="minorHAnsi" w:cstheme="minorHAnsi"/>
        </w:rPr>
        <w:t>distribution of failed (1) vs OK (0) hard drives across time?</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proofErr w:type="gramStart"/>
      <w:r w:rsidRPr="00AD6507">
        <w:rPr>
          <w:rStyle w:val="HTMLCode"/>
          <w:rFonts w:asciiTheme="minorHAnsi" w:hAnsiTheme="minorHAnsi" w:cstheme="minorHAnsi"/>
        </w:rPr>
        <w:t>xyplot</w:t>
      </w:r>
      <w:proofErr w:type="spellEnd"/>
      <w:r w:rsidRPr="00AD6507">
        <w:rPr>
          <w:rStyle w:val="HTMLCode"/>
          <w:rFonts w:asciiTheme="minorHAnsi" w:hAnsiTheme="minorHAnsi" w:cstheme="minorHAnsi"/>
        </w:rPr>
        <w:t>(</w:t>
      </w:r>
      <w:proofErr w:type="spellStart"/>
      <w:proofErr w:type="gramEnd"/>
      <w:r w:rsidRPr="00AD6507">
        <w:rPr>
          <w:rStyle w:val="HTMLCode"/>
          <w:rFonts w:asciiTheme="minorHAnsi" w:hAnsiTheme="minorHAnsi" w:cstheme="minorHAnsi"/>
        </w:rPr>
        <w:t>count~date</w:t>
      </w:r>
      <w:proofErr w:type="spellEnd"/>
      <w:r w:rsidRPr="00AD6507">
        <w:rPr>
          <w:rStyle w:val="HTMLCode"/>
          <w:rFonts w:asciiTheme="minorHAnsi" w:hAnsiTheme="minorHAnsi" w:cstheme="minorHAnsi"/>
        </w:rPr>
        <w:t>, temp, groups=failure, type=</w:t>
      </w:r>
      <w:r w:rsidRPr="00AD6507">
        <w:rPr>
          <w:rStyle w:val="hljs-string"/>
          <w:rFonts w:asciiTheme="minorHAnsi" w:hAnsiTheme="minorHAnsi" w:cstheme="minorHAnsi"/>
        </w:rPr>
        <w:t>"l"</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auto.key</w:t>
      </w:r>
      <w:proofErr w:type="spellEnd"/>
      <w:r w:rsidRPr="00AD6507">
        <w:rPr>
          <w:rStyle w:val="HTMLCode"/>
          <w:rFonts w:asciiTheme="minorHAnsi" w:hAnsiTheme="minorHAnsi" w:cstheme="minorHAnsi"/>
        </w:rPr>
        <w:t>=</w:t>
      </w:r>
      <w:r w:rsidRPr="00AD6507">
        <w:rPr>
          <w:rStyle w:val="hljs-literal"/>
          <w:rFonts w:asciiTheme="minorHAnsi" w:hAnsiTheme="minorHAnsi" w:cstheme="minorHAnsi"/>
        </w:rPr>
        <w:t>TRUE</w:t>
      </w:r>
      <w:r w:rsidRPr="00AD6507">
        <w:rPr>
          <w:rStyle w:val="HTMLCode"/>
          <w:rFonts w:asciiTheme="minorHAnsi" w:hAnsiTheme="minorHAnsi" w:cstheme="minorHAnsi"/>
        </w:rPr>
        <w:t>, main=</w:t>
      </w:r>
      <w:r w:rsidRPr="00AD6507">
        <w:rPr>
          <w:rStyle w:val="hljs-string"/>
          <w:rFonts w:asciiTheme="minorHAnsi" w:hAnsiTheme="minorHAnsi" w:cstheme="minorHAnsi"/>
        </w:rPr>
        <w:t>"Distribution of Failed (1) vs OK (0) Hard Drives over Time"</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ylab</w:t>
      </w:r>
      <w:proofErr w:type="spellEnd"/>
      <w:r w:rsidRPr="00AD6507">
        <w:rPr>
          <w:rStyle w:val="HTMLCode"/>
          <w:rFonts w:asciiTheme="minorHAnsi" w:hAnsiTheme="minorHAnsi" w:cstheme="minorHAnsi"/>
        </w:rPr>
        <w:t>=</w:t>
      </w:r>
      <w:r w:rsidRPr="00AD6507">
        <w:rPr>
          <w:rStyle w:val="hljs-string"/>
          <w:rFonts w:asciiTheme="minorHAnsi" w:hAnsiTheme="minorHAnsi" w:cstheme="minorHAnsi"/>
        </w:rPr>
        <w:t>"</w:t>
      </w:r>
      <w:proofErr w:type="spellStart"/>
      <w:r w:rsidRPr="00AD6507">
        <w:rPr>
          <w:rStyle w:val="hljs-string"/>
          <w:rFonts w:asciiTheme="minorHAnsi" w:hAnsiTheme="minorHAnsi" w:cstheme="minorHAnsi"/>
        </w:rPr>
        <w:t>NUmber</w:t>
      </w:r>
      <w:proofErr w:type="spellEnd"/>
      <w:r w:rsidRPr="00AD6507">
        <w:rPr>
          <w:rStyle w:val="hljs-string"/>
          <w:rFonts w:asciiTheme="minorHAnsi" w:hAnsiTheme="minorHAnsi" w:cstheme="minorHAnsi"/>
        </w:rPr>
        <w:t xml:space="preserve"> of Hard Drives"</w:t>
      </w:r>
      <w:r w:rsidRPr="00AD6507">
        <w:rPr>
          <w:rStyle w:val="HTMLCode"/>
          <w:rFonts w:asciiTheme="minorHAnsi" w:hAnsiTheme="minorHAnsi" w:cstheme="minorHAnsi"/>
        </w:rPr>
        <w:t>)</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eastAsiaTheme="minorEastAsia" w:hAnsiTheme="minorHAnsi" w:cstheme="minorHAnsi"/>
          <w:b/>
          <w:noProof/>
          <w:sz w:val="28"/>
          <w:szCs w:val="22"/>
          <w:lang w:val="en-US" w:eastAsia="en-US"/>
        </w:rPr>
        <w:drawing>
          <wp:inline distT="0" distB="0" distL="0" distR="0">
            <wp:extent cx="6309360" cy="4506595"/>
            <wp:effectExtent l="0" t="0" r="0" b="8255"/>
            <wp:docPr id="42" name="Picture 42" descr="C:\Users\skybe\AppData\Local\Packages\Microsoft.Office.Desktop_8wekyb3d8bbwe\AC\INetCache\Content.MSO\52273A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be\AppData\Local\Packages\Microsoft.Office.Desktop_8wekyb3d8bbwe\AC\INetCache\Content.MSO\52273A0F.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This is an expected result. We could probably get rid of some OK Hard Drives that are near the end of the year.</w:t>
      </w:r>
    </w:p>
    <w:p w:rsidR="009766E3" w:rsidRPr="00AD6507" w:rsidRDefault="009766E3" w:rsidP="009766E3">
      <w:pPr>
        <w:pStyle w:val="Heading4"/>
        <w:spacing w:before="150" w:after="150"/>
        <w:rPr>
          <w:rFonts w:asciiTheme="minorHAnsi" w:hAnsiTheme="minorHAnsi" w:cstheme="minorHAnsi"/>
          <w:b w:val="0"/>
          <w:color w:val="auto"/>
          <w:sz w:val="27"/>
          <w:szCs w:val="27"/>
        </w:rPr>
      </w:pPr>
      <w:r w:rsidRPr="00AD6507">
        <w:rPr>
          <w:rFonts w:asciiTheme="minorHAnsi" w:hAnsiTheme="minorHAnsi" w:cstheme="minorHAnsi"/>
          <w:b w:val="0"/>
          <w:bCs/>
          <w:color w:val="auto"/>
          <w:sz w:val="27"/>
          <w:szCs w:val="27"/>
        </w:rPr>
        <w:t>Counts &amp; Dimensions Summary</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OK (0) Hard Drives tend to “bunch” up towards the end of the year. This creates an imbalance in the dataset proportion between Failed (1) and OK (0) Hard Drives. The dataset will need to be rebalanced before running predictive models later.</w:t>
      </w:r>
    </w:p>
    <w:p w:rsidR="009766E3" w:rsidRPr="00AD6507" w:rsidRDefault="009766E3" w:rsidP="009766E3">
      <w:pPr>
        <w:pStyle w:val="Heading3"/>
        <w:spacing w:before="300" w:after="150"/>
        <w:rPr>
          <w:rFonts w:asciiTheme="minorHAnsi" w:hAnsiTheme="minorHAnsi" w:cstheme="minorHAnsi"/>
          <w:b w:val="0"/>
          <w:color w:val="auto"/>
          <w:sz w:val="36"/>
          <w:szCs w:val="36"/>
        </w:rPr>
      </w:pPr>
      <w:r w:rsidRPr="00AD6507">
        <w:rPr>
          <w:rFonts w:asciiTheme="minorHAnsi" w:hAnsiTheme="minorHAnsi" w:cstheme="minorHAnsi"/>
          <w:b w:val="0"/>
          <w:bCs/>
          <w:color w:val="auto"/>
          <w:sz w:val="36"/>
          <w:szCs w:val="36"/>
        </w:rPr>
        <w:lastRenderedPageBreak/>
        <w:t>Deep Dive into SMART Stats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Now that we know what’s in our Descriptors, it’s time to look at the actual predictors (in this case, SMART Stats of hard drives).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1. Summary of SMART Stats</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gramStart"/>
      <w:r w:rsidRPr="00AD6507">
        <w:rPr>
          <w:rStyle w:val="HTMLCode"/>
          <w:rFonts w:asciiTheme="minorHAnsi" w:hAnsiTheme="minorHAnsi" w:cstheme="minorHAnsi"/>
        </w:rPr>
        <w:t>summary(</w:t>
      </w:r>
      <w:proofErr w:type="spellStart"/>
      <w:proofErr w:type="gramEnd"/>
      <w:r w:rsidRPr="00AD6507">
        <w:rPr>
          <w:rStyle w:val="HTMLCode"/>
          <w:rFonts w:asciiTheme="minorHAnsi" w:hAnsiTheme="minorHAnsi" w:cstheme="minorHAnsi"/>
        </w:rPr>
        <w:t>hd</w:t>
      </w:r>
      <w:proofErr w:type="spellEnd"/>
      <w:r w:rsidRPr="00AD6507">
        <w:rPr>
          <w:rStyle w:val="HTMLCode"/>
          <w:rFonts w:asciiTheme="minorHAnsi" w:hAnsiTheme="minorHAnsi" w:cstheme="minorHAnsi"/>
        </w:rPr>
        <w:t xml:space="preserve"> [</w:t>
      </w:r>
      <w:r w:rsidRPr="00AD6507">
        <w:rPr>
          <w:rStyle w:val="hljs-number"/>
          <w:rFonts w:asciiTheme="minorHAnsi" w:hAnsiTheme="minorHAnsi" w:cstheme="minorHAnsi"/>
        </w:rPr>
        <w:t>6</w:t>
      </w:r>
      <w:r w:rsidRPr="00AD6507">
        <w:rPr>
          <w:rStyle w:val="HTMLCode"/>
          <w:rFonts w:asciiTheme="minorHAnsi" w:hAnsiTheme="minorHAnsi" w:cstheme="minorHAnsi"/>
        </w:rPr>
        <w:t>:ncol(</w:t>
      </w:r>
      <w:proofErr w:type="spellStart"/>
      <w:r w:rsidRPr="00AD6507">
        <w:rPr>
          <w:rStyle w:val="HTMLCode"/>
          <w:rFonts w:asciiTheme="minorHAnsi" w:hAnsiTheme="minorHAnsi" w:cstheme="minorHAnsi"/>
        </w:rPr>
        <w:t>hd</w:t>
      </w:r>
      <w:proofErr w:type="spellEnd"/>
      <w:r w:rsidRPr="00AD6507">
        <w:rPr>
          <w:rStyle w:val="HTMLCode"/>
          <w:rFonts w:asciiTheme="minorHAnsi" w:hAnsiTheme="minorHAnsi" w:cstheme="minorHAnsi"/>
        </w:rPr>
        <w:t>)])</w:t>
      </w:r>
    </w:p>
    <w:p w:rsidR="004E0B0D" w:rsidRPr="00AD6507" w:rsidRDefault="004E0B0D"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 xml:space="preserve">See </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As this lengthy summary shows, some columns are empty (e.g. “smart_2_normalized”, smart_2_</w:t>
      </w:r>
      <w:proofErr w:type="gramStart"/>
      <w:r w:rsidRPr="00AD6507">
        <w:rPr>
          <w:rFonts w:asciiTheme="minorHAnsi" w:hAnsiTheme="minorHAnsi" w:cstheme="minorHAnsi"/>
        </w:rPr>
        <w:t>raw“</w:t>
      </w:r>
      <w:proofErr w:type="gramEnd"/>
      <w:r w:rsidRPr="00AD6507">
        <w:rPr>
          <w:rFonts w:asciiTheme="minorHAnsi" w:hAnsiTheme="minorHAnsi" w:cstheme="minorHAnsi"/>
        </w:rPr>
        <w:t>); some have just 1 value (e.g.”LatestRec“,”smart_251_normalized"); and what is the difference between normalised and raw data columns?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 xml:space="preserve">For the rest of this section, we will look </w:t>
      </w:r>
      <w:proofErr w:type="gramStart"/>
      <w:r w:rsidRPr="00AD6507">
        <w:rPr>
          <w:rFonts w:asciiTheme="minorHAnsi" w:hAnsiTheme="minorHAnsi" w:cstheme="minorHAnsi"/>
        </w:rPr>
        <w:t>for the amount of</w:t>
      </w:r>
      <w:proofErr w:type="gramEnd"/>
      <w:r w:rsidRPr="00AD6507">
        <w:rPr>
          <w:rFonts w:asciiTheme="minorHAnsi" w:hAnsiTheme="minorHAnsi" w:cstheme="minorHAnsi"/>
        </w:rPr>
        <w:t xml:space="preserve"> missing data, columns with 0 variances, and outliers in columns that remain.</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2. How Much Data is Missing?</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r w:rsidRPr="00AD6507">
        <w:rPr>
          <w:rStyle w:val="HTMLCode"/>
          <w:rFonts w:asciiTheme="minorHAnsi" w:hAnsiTheme="minorHAnsi" w:cstheme="minorHAnsi"/>
        </w:rPr>
        <w:t>missingHD</w:t>
      </w:r>
      <w:proofErr w:type="spellEnd"/>
      <w:r w:rsidRPr="00AD6507">
        <w:rPr>
          <w:rStyle w:val="HTMLCode"/>
          <w:rFonts w:asciiTheme="minorHAnsi" w:hAnsiTheme="minorHAnsi" w:cstheme="minorHAnsi"/>
        </w:rPr>
        <w:t xml:space="preserve"> &lt;- </w:t>
      </w:r>
      <w:proofErr w:type="spellStart"/>
      <w:r w:rsidRPr="00AD6507">
        <w:rPr>
          <w:rStyle w:val="HTMLCode"/>
          <w:rFonts w:asciiTheme="minorHAnsi" w:hAnsiTheme="minorHAnsi" w:cstheme="minorHAnsi"/>
        </w:rPr>
        <w:t>colSums</w:t>
      </w:r>
      <w:proofErr w:type="spellEnd"/>
      <w:r w:rsidRPr="00AD6507">
        <w:rPr>
          <w:rStyle w:val="HTMLCode"/>
          <w:rFonts w:asciiTheme="minorHAnsi" w:hAnsiTheme="minorHAnsi" w:cstheme="minorHAnsi"/>
        </w:rPr>
        <w:t>(is.na(</w:t>
      </w:r>
      <w:proofErr w:type="spellStart"/>
      <w:r w:rsidRPr="00AD6507">
        <w:rPr>
          <w:rStyle w:val="HTMLCode"/>
          <w:rFonts w:asciiTheme="minorHAnsi" w:hAnsiTheme="minorHAnsi" w:cstheme="minorHAnsi"/>
        </w:rPr>
        <w:t>hd</w:t>
      </w:r>
      <w:proofErr w:type="spellEnd"/>
      <w:r w:rsidRPr="00AD6507">
        <w:rPr>
          <w:rStyle w:val="HTMLCode"/>
          <w:rFonts w:asciiTheme="minorHAnsi" w:hAnsiTheme="minorHAnsi" w:cstheme="minorHAnsi"/>
        </w:rPr>
        <w:t>))/</w:t>
      </w:r>
      <w:proofErr w:type="spellStart"/>
      <w:r w:rsidRPr="00AD6507">
        <w:rPr>
          <w:rStyle w:val="HTMLCode"/>
          <w:rFonts w:asciiTheme="minorHAnsi" w:hAnsiTheme="minorHAnsi" w:cstheme="minorHAnsi"/>
        </w:rPr>
        <w:t>nrow</w:t>
      </w:r>
      <w:proofErr w:type="spellEnd"/>
      <w:r w:rsidRPr="00AD6507">
        <w:rPr>
          <w:rStyle w:val="HTMLCode"/>
          <w:rFonts w:asciiTheme="minorHAnsi" w:hAnsiTheme="minorHAnsi" w:cstheme="minorHAnsi"/>
        </w:rPr>
        <w:t>(</w:t>
      </w:r>
      <w:proofErr w:type="spellStart"/>
      <w:r w:rsidRPr="00AD6507">
        <w:rPr>
          <w:rStyle w:val="HTMLCode"/>
          <w:rFonts w:asciiTheme="minorHAnsi" w:hAnsiTheme="minorHAnsi" w:cstheme="minorHAnsi"/>
        </w:rPr>
        <w:t>hd</w:t>
      </w:r>
      <w:proofErr w:type="spellEnd"/>
      <w:r w:rsidRPr="00AD6507">
        <w:rPr>
          <w:rStyle w:val="HTMLCode"/>
          <w:rFonts w:asciiTheme="minorHAnsi" w:hAnsiTheme="minorHAnsi" w:cstheme="minorHAnsi"/>
        </w:rPr>
        <w:t>)*</w:t>
      </w:r>
      <w:r w:rsidRPr="00AD6507">
        <w:rPr>
          <w:rStyle w:val="hljs-number"/>
          <w:rFonts w:asciiTheme="minorHAnsi" w:hAnsiTheme="minorHAnsi" w:cstheme="minorHAnsi"/>
        </w:rPr>
        <w:t>100</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This is best answered as such:</w:t>
      </w:r>
    </w:p>
    <w:p w:rsidR="009766E3" w:rsidRPr="00AD6507" w:rsidRDefault="009766E3" w:rsidP="004E0B0D">
      <w:pPr>
        <w:numPr>
          <w:ilvl w:val="0"/>
          <w:numId w:val="10"/>
        </w:numPr>
        <w:spacing w:before="100" w:beforeAutospacing="1" w:after="100" w:afterAutospacing="1" w:line="240" w:lineRule="auto"/>
        <w:rPr>
          <w:rFonts w:cstheme="minorHAnsi"/>
          <w:color w:val="auto"/>
          <w:sz w:val="22"/>
        </w:rPr>
      </w:pPr>
      <w:r w:rsidRPr="00AD6507">
        <w:rPr>
          <w:rFonts w:cstheme="minorHAnsi"/>
          <w:color w:val="auto"/>
          <w:sz w:val="22"/>
        </w:rPr>
        <w:t>How many columns have no missing data?</w:t>
      </w:r>
    </w:p>
    <w:p w:rsidR="009766E3" w:rsidRPr="00AD6507" w:rsidRDefault="009766E3" w:rsidP="004E0B0D">
      <w:pPr>
        <w:spacing w:before="100" w:beforeAutospacing="1" w:after="100" w:afterAutospacing="1" w:line="240" w:lineRule="auto"/>
        <w:ind w:left="720"/>
        <w:rPr>
          <w:rFonts w:cstheme="minorHAnsi"/>
          <w:b w:val="0"/>
          <w:color w:val="auto"/>
          <w:sz w:val="22"/>
        </w:rPr>
      </w:pPr>
      <w:r w:rsidRPr="00AD6507">
        <w:rPr>
          <w:rFonts w:cstheme="minorHAnsi"/>
          <w:b w:val="0"/>
          <w:color w:val="auto"/>
          <w:sz w:val="22"/>
        </w:rPr>
        <w:t>27 (about 25.4716981%)</w:t>
      </w:r>
    </w:p>
    <w:p w:rsidR="009766E3" w:rsidRPr="00AD6507" w:rsidRDefault="009766E3" w:rsidP="004E0B0D">
      <w:pPr>
        <w:numPr>
          <w:ilvl w:val="0"/>
          <w:numId w:val="12"/>
        </w:numPr>
        <w:spacing w:before="100" w:beforeAutospacing="1" w:after="100" w:afterAutospacing="1" w:line="240" w:lineRule="auto"/>
        <w:rPr>
          <w:rFonts w:cstheme="minorHAnsi"/>
          <w:color w:val="auto"/>
          <w:sz w:val="22"/>
        </w:rPr>
      </w:pPr>
      <w:r w:rsidRPr="00AD6507">
        <w:rPr>
          <w:rFonts w:cstheme="minorHAnsi"/>
          <w:color w:val="auto"/>
          <w:sz w:val="22"/>
        </w:rPr>
        <w:t>How many columns have &lt; 50% missing data?</w:t>
      </w:r>
    </w:p>
    <w:p w:rsidR="009766E3" w:rsidRPr="00AD6507" w:rsidRDefault="009766E3" w:rsidP="004E0B0D">
      <w:pPr>
        <w:spacing w:before="100" w:beforeAutospacing="1" w:after="100" w:afterAutospacing="1" w:line="240" w:lineRule="auto"/>
        <w:ind w:left="720"/>
        <w:rPr>
          <w:rFonts w:cstheme="minorHAnsi"/>
          <w:b w:val="0"/>
          <w:color w:val="auto"/>
          <w:sz w:val="22"/>
        </w:rPr>
      </w:pPr>
      <w:r w:rsidRPr="00AD6507">
        <w:rPr>
          <w:rFonts w:cstheme="minorHAnsi"/>
          <w:b w:val="0"/>
          <w:color w:val="auto"/>
          <w:sz w:val="22"/>
        </w:rPr>
        <w:t>48 (about 45.2830189%)</w:t>
      </w:r>
    </w:p>
    <w:p w:rsidR="009766E3" w:rsidRPr="00AD6507" w:rsidRDefault="009766E3" w:rsidP="004E0B0D">
      <w:pPr>
        <w:numPr>
          <w:ilvl w:val="0"/>
          <w:numId w:val="14"/>
        </w:numPr>
        <w:spacing w:before="100" w:beforeAutospacing="1" w:after="100" w:afterAutospacing="1" w:line="240" w:lineRule="auto"/>
        <w:rPr>
          <w:rFonts w:cstheme="minorHAnsi"/>
          <w:color w:val="auto"/>
          <w:sz w:val="22"/>
        </w:rPr>
      </w:pPr>
      <w:r w:rsidRPr="00AD6507">
        <w:rPr>
          <w:rFonts w:cstheme="minorHAnsi"/>
          <w:color w:val="auto"/>
          <w:sz w:val="22"/>
        </w:rPr>
        <w:t>How many columns have &gt; 90% missing data?</w:t>
      </w:r>
    </w:p>
    <w:p w:rsidR="009766E3" w:rsidRPr="00AD6507" w:rsidRDefault="009766E3" w:rsidP="004E0B0D">
      <w:pPr>
        <w:spacing w:before="100" w:beforeAutospacing="1" w:after="100" w:afterAutospacing="1" w:line="240" w:lineRule="auto"/>
        <w:ind w:left="720"/>
        <w:rPr>
          <w:rFonts w:cstheme="minorHAnsi"/>
          <w:b w:val="0"/>
          <w:color w:val="auto"/>
          <w:sz w:val="22"/>
        </w:rPr>
      </w:pPr>
      <w:r w:rsidRPr="00AD6507">
        <w:rPr>
          <w:rFonts w:cstheme="minorHAnsi"/>
          <w:b w:val="0"/>
          <w:color w:val="auto"/>
          <w:sz w:val="22"/>
        </w:rPr>
        <w:t>40 (about 37.7358491%)</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This leads us to the next question: </w:t>
      </w:r>
      <w:r w:rsidRPr="00AD6507">
        <w:rPr>
          <w:rStyle w:val="Strong"/>
          <w:rFonts w:asciiTheme="minorHAnsi" w:eastAsiaTheme="majorEastAsia" w:hAnsiTheme="minorHAnsi" w:cstheme="minorHAnsi"/>
        </w:rPr>
        <w:t>Which columns are Missing then?</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proofErr w:type="gramStart"/>
      <w:r w:rsidRPr="00AD6507">
        <w:rPr>
          <w:rStyle w:val="HTMLCode"/>
          <w:rFonts w:asciiTheme="minorHAnsi" w:hAnsiTheme="minorHAnsi" w:cstheme="minorHAnsi"/>
        </w:rPr>
        <w:t>barchart</w:t>
      </w:r>
      <w:proofErr w:type="spellEnd"/>
      <w:r w:rsidRPr="00AD6507">
        <w:rPr>
          <w:rStyle w:val="HTMLCode"/>
          <w:rFonts w:asciiTheme="minorHAnsi" w:hAnsiTheme="minorHAnsi" w:cstheme="minorHAnsi"/>
        </w:rPr>
        <w:t>(</w:t>
      </w:r>
      <w:proofErr w:type="gramEnd"/>
      <w:r w:rsidRPr="00AD6507">
        <w:rPr>
          <w:rStyle w:val="HTMLCode"/>
          <w:rFonts w:asciiTheme="minorHAnsi" w:hAnsiTheme="minorHAnsi" w:cstheme="minorHAnsi"/>
        </w:rPr>
        <w:t>sort(</w:t>
      </w:r>
      <w:proofErr w:type="spellStart"/>
      <w:r w:rsidRPr="00AD6507">
        <w:rPr>
          <w:rStyle w:val="HTMLCode"/>
          <w:rFonts w:asciiTheme="minorHAnsi" w:hAnsiTheme="minorHAnsi" w:cstheme="minorHAnsi"/>
        </w:rPr>
        <w:t>missingHD,decreasing</w:t>
      </w:r>
      <w:proofErr w:type="spellEnd"/>
      <w:r w:rsidRPr="00AD6507">
        <w:rPr>
          <w:rStyle w:val="HTMLCode"/>
          <w:rFonts w:asciiTheme="minorHAnsi" w:hAnsiTheme="minorHAnsi" w:cstheme="minorHAnsi"/>
        </w:rPr>
        <w:t xml:space="preserve"> = </w:t>
      </w:r>
      <w:r w:rsidRPr="00AD6507">
        <w:rPr>
          <w:rStyle w:val="hljs-literal"/>
          <w:rFonts w:asciiTheme="minorHAnsi" w:hAnsiTheme="minorHAnsi" w:cstheme="minorHAnsi"/>
        </w:rPr>
        <w:t>TRUE</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xlab</w:t>
      </w:r>
      <w:proofErr w:type="spellEnd"/>
      <w:r w:rsidRPr="00AD6507">
        <w:rPr>
          <w:rStyle w:val="HTMLCode"/>
          <w:rFonts w:asciiTheme="minorHAnsi" w:hAnsiTheme="minorHAnsi" w:cstheme="minorHAnsi"/>
        </w:rPr>
        <w:t xml:space="preserve"> = </w:t>
      </w:r>
      <w:r w:rsidRPr="00AD6507">
        <w:rPr>
          <w:rStyle w:val="hljs-string"/>
          <w:rFonts w:asciiTheme="minorHAnsi" w:hAnsiTheme="minorHAnsi" w:cstheme="minorHAnsi"/>
        </w:rPr>
        <w:t>"% of missing values"</w:t>
      </w:r>
      <w:r w:rsidRPr="00AD6507">
        <w:rPr>
          <w:rStyle w:val="HTMLCode"/>
          <w:rFonts w:asciiTheme="minorHAnsi" w:hAnsiTheme="minorHAnsi" w:cstheme="minorHAnsi"/>
        </w:rPr>
        <w:t>, main=</w:t>
      </w:r>
      <w:r w:rsidRPr="00AD6507">
        <w:rPr>
          <w:rStyle w:val="hljs-string"/>
          <w:rFonts w:asciiTheme="minorHAnsi" w:hAnsiTheme="minorHAnsi" w:cstheme="minorHAnsi"/>
        </w:rPr>
        <w:t>"Missing Values in Data Columns"</w:t>
      </w:r>
      <w:r w:rsidRPr="00AD6507">
        <w:rPr>
          <w:rStyle w:val="HTMLCode"/>
          <w:rFonts w:asciiTheme="minorHAnsi" w:hAnsiTheme="minorHAnsi" w:cstheme="minorHAnsi"/>
        </w:rPr>
        <w:t>)</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eastAsiaTheme="minorEastAsia" w:hAnsiTheme="minorHAnsi" w:cstheme="minorHAnsi"/>
          <w:b/>
          <w:noProof/>
          <w:sz w:val="28"/>
          <w:szCs w:val="22"/>
          <w:lang w:val="en-US" w:eastAsia="en-US"/>
        </w:rPr>
        <w:lastRenderedPageBreak/>
        <w:drawing>
          <wp:inline distT="0" distB="0" distL="0" distR="0">
            <wp:extent cx="5486400" cy="9144000"/>
            <wp:effectExtent l="0" t="0" r="0" b="0"/>
            <wp:docPr id="41" name="Picture 41" descr="C:\Users\skybe\AppData\Local\Packages\Microsoft.Office.Desktop_8wekyb3d8bbwe\AC\INetCache\Content.MSO\61241D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be\AppData\Local\Packages\Microsoft.Office.Desktop_8wekyb3d8bbwe\AC\INetCache\Content.MSO\61241DF5.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9144000"/>
                    </a:xfrm>
                    <a:prstGeom prst="rect">
                      <a:avLst/>
                    </a:prstGeom>
                    <a:noFill/>
                    <a:ln>
                      <a:noFill/>
                    </a:ln>
                  </pic:spPr>
                </pic:pic>
              </a:graphicData>
            </a:graphic>
          </wp:inline>
        </w:drawing>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lastRenderedPageBreak/>
        <w:t>We can remove columns with &gt; 90% missing values without affecting the dataset too much. We should get rid of these columns: smart_2_normalized, smart_2_raw, smart_8_normalized, smart_8_raw, smart_11_normalized, smart_11_raw, smart_13_normalized, smart_13_raw, smart_15_normalized, smart_15_raw, smart_22_normalized, smart_22_raw, smart_177_normalized, smart_177_raw, smart_179_normalized, smart_179_raw, smart_181_normalized, smart_181_raw, smart_182_normalized, smart_182_raw, smart_183_normalized, smart_183_raw, smart_184_normalized, smart_184_raw, smart_222_normalized, smart_222_raw, smart_223_normalized, smart_223_raw, smart_235_normalized, smart_235_raw, smart_240_normalized, smart_240_raw, smart_241_normalized, smart_241_raw, smart_252_normalized, smart_252_raw, smart_254_normalized, smart_254_raw, smart_255_normalized, smart_255_raw</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 xml:space="preserve">Apart from missing values, what columns contain only 1 value? Columns with constant values shouldn’t </w:t>
      </w:r>
      <w:proofErr w:type="gramStart"/>
      <w:r w:rsidRPr="00AD6507">
        <w:rPr>
          <w:rFonts w:asciiTheme="minorHAnsi" w:hAnsiTheme="minorHAnsi" w:cstheme="minorHAnsi"/>
        </w:rPr>
        <w:t>have an effect on</w:t>
      </w:r>
      <w:proofErr w:type="gramEnd"/>
      <w:r w:rsidRPr="00AD6507">
        <w:rPr>
          <w:rFonts w:asciiTheme="minorHAnsi" w:hAnsiTheme="minorHAnsi" w:cstheme="minorHAnsi"/>
        </w:rPr>
        <w:t xml:space="preserve"> the Hard Drive’s failure/OK rate. We can use variance as a measure to identify these columns.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3. Which Columns have only 1 value? Measured by Variance of 0</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proofErr w:type="spellStart"/>
      <w:r w:rsidRPr="00AD6507">
        <w:rPr>
          <w:rStyle w:val="HTMLCode"/>
          <w:rFonts w:asciiTheme="minorHAnsi" w:hAnsiTheme="minorHAnsi" w:cstheme="minorHAnsi"/>
        </w:rPr>
        <w:t>varHD</w:t>
      </w:r>
      <w:proofErr w:type="spellEnd"/>
      <w:r w:rsidRPr="00AD6507">
        <w:rPr>
          <w:rStyle w:val="HTMLCode"/>
          <w:rFonts w:asciiTheme="minorHAnsi" w:hAnsiTheme="minorHAnsi" w:cstheme="minorHAnsi"/>
        </w:rPr>
        <w:t xml:space="preserve"> &lt;- </w:t>
      </w:r>
      <w:proofErr w:type="gramStart"/>
      <w:r w:rsidRPr="00AD6507">
        <w:rPr>
          <w:rStyle w:val="HTMLCode"/>
          <w:rFonts w:asciiTheme="minorHAnsi" w:hAnsiTheme="minorHAnsi" w:cstheme="minorHAnsi"/>
        </w:rPr>
        <w:t>apply(</w:t>
      </w:r>
      <w:proofErr w:type="spellStart"/>
      <w:proofErr w:type="gramEnd"/>
      <w:r w:rsidRPr="00AD6507">
        <w:rPr>
          <w:rStyle w:val="HTMLCode"/>
          <w:rFonts w:asciiTheme="minorHAnsi" w:hAnsiTheme="minorHAnsi" w:cstheme="minorHAnsi"/>
        </w:rPr>
        <w:t>hd</w:t>
      </w:r>
      <w:proofErr w:type="spellEnd"/>
      <w:r w:rsidRPr="00AD6507">
        <w:rPr>
          <w:rStyle w:val="HTMLCode"/>
          <w:rFonts w:asciiTheme="minorHAnsi" w:hAnsiTheme="minorHAnsi" w:cstheme="minorHAnsi"/>
        </w:rPr>
        <w:t xml:space="preserve">, </w:t>
      </w:r>
      <w:r w:rsidRPr="00AD6507">
        <w:rPr>
          <w:rStyle w:val="hljs-number"/>
          <w:rFonts w:asciiTheme="minorHAnsi" w:hAnsiTheme="minorHAnsi" w:cstheme="minorHAnsi"/>
        </w:rPr>
        <w:t>2</w:t>
      </w:r>
      <w:r w:rsidRPr="00AD6507">
        <w:rPr>
          <w:rStyle w:val="HTMLCode"/>
          <w:rFonts w:asciiTheme="minorHAnsi" w:hAnsiTheme="minorHAnsi" w:cstheme="minorHAnsi"/>
        </w:rPr>
        <w:t>, var,na.rm=</w:t>
      </w:r>
      <w:r w:rsidRPr="00AD6507">
        <w:rPr>
          <w:rStyle w:val="hljs-literal"/>
          <w:rFonts w:asciiTheme="minorHAnsi" w:hAnsiTheme="minorHAnsi" w:cstheme="minorHAnsi"/>
        </w:rPr>
        <w:t>TRUE</w:t>
      </w:r>
      <w:r w:rsidRPr="00AD6507">
        <w:rPr>
          <w:rStyle w:val="HTMLCode"/>
          <w:rFonts w:asciiTheme="minorHAnsi" w:hAnsiTheme="minorHAnsi" w:cstheme="minorHAnsi"/>
        </w:rPr>
        <w:t>)</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r w:rsidRPr="00AD6507">
        <w:rPr>
          <w:rStyle w:val="HTMLCode"/>
          <w:rFonts w:asciiTheme="minorHAnsi" w:hAnsiTheme="minorHAnsi" w:cstheme="minorHAnsi"/>
        </w:rPr>
        <w:t>noVar</w:t>
      </w:r>
      <w:proofErr w:type="spellEnd"/>
      <w:r w:rsidRPr="00AD6507">
        <w:rPr>
          <w:rStyle w:val="HTMLCode"/>
          <w:rFonts w:asciiTheme="minorHAnsi" w:hAnsiTheme="minorHAnsi" w:cstheme="minorHAnsi"/>
        </w:rPr>
        <w:t xml:space="preserve"> &lt;- </w:t>
      </w:r>
      <w:proofErr w:type="spellStart"/>
      <w:r w:rsidRPr="00AD6507">
        <w:rPr>
          <w:rStyle w:val="HTMLCode"/>
          <w:rFonts w:asciiTheme="minorHAnsi" w:hAnsiTheme="minorHAnsi" w:cstheme="minorHAnsi"/>
        </w:rPr>
        <w:t>varHD</w:t>
      </w:r>
      <w:proofErr w:type="spellEnd"/>
      <w:proofErr w:type="gramStart"/>
      <w:r w:rsidRPr="00AD6507">
        <w:rPr>
          <w:rStyle w:val="HTMLCode"/>
          <w:rFonts w:asciiTheme="minorHAnsi" w:hAnsiTheme="minorHAnsi" w:cstheme="minorHAnsi"/>
        </w:rPr>
        <w:t>[!is.na</w:t>
      </w:r>
      <w:proofErr w:type="gramEnd"/>
      <w:r w:rsidRPr="00AD6507">
        <w:rPr>
          <w:rStyle w:val="HTMLCode"/>
          <w:rFonts w:asciiTheme="minorHAnsi" w:hAnsiTheme="minorHAnsi" w:cstheme="minorHAnsi"/>
        </w:rPr>
        <w:t>(</w:t>
      </w:r>
      <w:proofErr w:type="spellStart"/>
      <w:r w:rsidRPr="00AD6507">
        <w:rPr>
          <w:rStyle w:val="HTMLCode"/>
          <w:rFonts w:asciiTheme="minorHAnsi" w:hAnsiTheme="minorHAnsi" w:cstheme="minorHAnsi"/>
        </w:rPr>
        <w:t>varHD</w:t>
      </w:r>
      <w:proofErr w:type="spellEnd"/>
      <w:r w:rsidRPr="00AD6507">
        <w:rPr>
          <w:rStyle w:val="HTMLCode"/>
          <w:rFonts w:asciiTheme="minorHAnsi" w:hAnsiTheme="minorHAnsi" w:cstheme="minorHAnsi"/>
        </w:rPr>
        <w:t>)]</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There are 11 columns with constant values.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Remove these 0 variance columns:</w:t>
      </w:r>
      <w:r w:rsidRPr="00AD6507">
        <w:rPr>
          <w:rFonts w:asciiTheme="minorHAnsi" w:hAnsiTheme="minorHAnsi" w:cstheme="minorHAnsi"/>
        </w:rPr>
        <w:t> </w:t>
      </w:r>
      <w:proofErr w:type="spellStart"/>
      <w:r w:rsidRPr="00AD6507">
        <w:rPr>
          <w:rFonts w:asciiTheme="minorHAnsi" w:hAnsiTheme="minorHAnsi" w:cstheme="minorHAnsi"/>
        </w:rPr>
        <w:t>capacity_bytes</w:t>
      </w:r>
      <w:proofErr w:type="spellEnd"/>
      <w:r w:rsidRPr="00AD6507">
        <w:rPr>
          <w:rFonts w:asciiTheme="minorHAnsi" w:hAnsiTheme="minorHAnsi" w:cstheme="minorHAnsi"/>
        </w:rPr>
        <w:t xml:space="preserve">, smart_3_raw, smart_10_normalized, smart_10_raw, smart_226_normalized, smart_240_normalized, smart_241_normalized, smart_242_normalized, smart_250_normalized, smart_251_normalized, </w:t>
      </w:r>
      <w:proofErr w:type="spellStart"/>
      <w:r w:rsidRPr="00AD6507">
        <w:rPr>
          <w:rFonts w:asciiTheme="minorHAnsi" w:hAnsiTheme="minorHAnsi" w:cstheme="minorHAnsi"/>
        </w:rPr>
        <w:t>LatestRec</w:t>
      </w:r>
      <w:proofErr w:type="spellEnd"/>
    </w:p>
    <w:p w:rsidR="009766E3" w:rsidRPr="00AD6507" w:rsidRDefault="009766E3" w:rsidP="009766E3">
      <w:pPr>
        <w:pStyle w:val="Heading2"/>
        <w:spacing w:before="300" w:after="150"/>
        <w:rPr>
          <w:rFonts w:cstheme="minorHAnsi"/>
          <w:color w:val="auto"/>
          <w:sz w:val="45"/>
          <w:szCs w:val="45"/>
        </w:rPr>
      </w:pPr>
      <w:r w:rsidRPr="00AD6507">
        <w:rPr>
          <w:rFonts w:cstheme="minorHAnsi"/>
          <w:b/>
          <w:bCs/>
          <w:color w:val="auto"/>
          <w:sz w:val="45"/>
          <w:szCs w:val="45"/>
        </w:rPr>
        <w:t>Intermission</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We now know the columns that have &gt;90% missing values and 0 variance. Before we conduct further EDAs, it would be useful to remove these columns from our dataset. In addition, we are also taking out normalized variables.</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ljs-comment"/>
          <w:rFonts w:asciiTheme="minorHAnsi" w:eastAsiaTheme="majorEastAsia" w:hAnsiTheme="minorHAnsi" w:cstheme="minorHAnsi"/>
          <w:i/>
          <w:iCs/>
        </w:rPr>
        <w:t># removing columns with &gt; 90% missing values, 0 variance, and -Normalized variables</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TMLCode"/>
          <w:rFonts w:asciiTheme="minorHAnsi" w:hAnsiTheme="minorHAnsi" w:cstheme="minorHAnsi"/>
        </w:rPr>
        <w:t xml:space="preserve">t &lt;- </w:t>
      </w:r>
      <w:proofErr w:type="spellStart"/>
      <w:proofErr w:type="gramStart"/>
      <w:r w:rsidRPr="00AD6507">
        <w:rPr>
          <w:rStyle w:val="HTMLCode"/>
          <w:rFonts w:asciiTheme="minorHAnsi" w:hAnsiTheme="minorHAnsi" w:cstheme="minorHAnsi"/>
        </w:rPr>
        <w:t>hd</w:t>
      </w:r>
      <w:proofErr w:type="spellEnd"/>
      <w:r w:rsidRPr="00AD6507">
        <w:rPr>
          <w:rStyle w:val="HTMLCode"/>
          <w:rFonts w:asciiTheme="minorHAnsi" w:hAnsiTheme="minorHAnsi" w:cstheme="minorHAnsi"/>
        </w:rPr>
        <w:t>[</w:t>
      </w:r>
      <w:proofErr w:type="gramEnd"/>
      <w:r w:rsidRPr="00AD6507">
        <w:rPr>
          <w:rStyle w:val="HTMLCode"/>
          <w:rFonts w:asciiTheme="minorHAnsi" w:hAnsiTheme="minorHAnsi" w:cstheme="minorHAnsi"/>
        </w:rPr>
        <w:t>,</w:t>
      </w:r>
      <w:proofErr w:type="spellStart"/>
      <w:r w:rsidRPr="00AD6507">
        <w:rPr>
          <w:rStyle w:val="HTMLCode"/>
          <w:rFonts w:asciiTheme="minorHAnsi" w:hAnsiTheme="minorHAnsi" w:cstheme="minorHAnsi"/>
        </w:rPr>
        <w:t>missingHD</w:t>
      </w:r>
      <w:proofErr w:type="spellEnd"/>
      <w:r w:rsidRPr="00AD6507">
        <w:rPr>
          <w:rStyle w:val="HTMLCode"/>
          <w:rFonts w:asciiTheme="minorHAnsi" w:hAnsiTheme="minorHAnsi" w:cstheme="minorHAnsi"/>
        </w:rPr>
        <w:t xml:space="preserve"> &lt;</w:t>
      </w:r>
      <w:r w:rsidRPr="00AD6507">
        <w:rPr>
          <w:rStyle w:val="hljs-number"/>
          <w:rFonts w:asciiTheme="minorHAnsi" w:hAnsiTheme="minorHAnsi" w:cstheme="minorHAnsi"/>
        </w:rPr>
        <w:t>90</w:t>
      </w:r>
      <w:r w:rsidRPr="00AD6507">
        <w:rPr>
          <w:rStyle w:val="HTMLCode"/>
          <w:rFonts w:asciiTheme="minorHAnsi" w:hAnsiTheme="minorHAnsi" w:cstheme="minorHAnsi"/>
        </w:rPr>
        <w:t>]</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TMLCode"/>
          <w:rFonts w:asciiTheme="minorHAnsi" w:hAnsiTheme="minorHAnsi" w:cstheme="minorHAnsi"/>
        </w:rPr>
        <w:t xml:space="preserve">t &lt;- </w:t>
      </w:r>
      <w:proofErr w:type="gramStart"/>
      <w:r w:rsidRPr="00AD6507">
        <w:rPr>
          <w:rStyle w:val="HTMLCode"/>
          <w:rFonts w:asciiTheme="minorHAnsi" w:hAnsiTheme="minorHAnsi" w:cstheme="minorHAnsi"/>
        </w:rPr>
        <w:t>t[</w:t>
      </w:r>
      <w:proofErr w:type="gramEnd"/>
      <w:r w:rsidRPr="00AD6507">
        <w:rPr>
          <w:rStyle w:val="HTMLCode"/>
          <w:rFonts w:asciiTheme="minorHAnsi" w:hAnsiTheme="minorHAnsi" w:cstheme="minorHAnsi"/>
        </w:rPr>
        <w:t>, -which(names(t) %</w:t>
      </w:r>
      <w:r w:rsidRPr="00AD6507">
        <w:rPr>
          <w:rStyle w:val="hljs-keyword"/>
          <w:rFonts w:asciiTheme="minorHAnsi" w:hAnsiTheme="minorHAnsi" w:cstheme="minorHAnsi"/>
          <w:b/>
          <w:bCs/>
        </w:rPr>
        <w:t>in</w:t>
      </w:r>
      <w:r w:rsidRPr="00AD6507">
        <w:rPr>
          <w:rStyle w:val="HTMLCode"/>
          <w:rFonts w:asciiTheme="minorHAnsi" w:hAnsiTheme="minorHAnsi" w:cstheme="minorHAnsi"/>
        </w:rPr>
        <w:t>% names(</w:t>
      </w:r>
      <w:proofErr w:type="spellStart"/>
      <w:r w:rsidRPr="00AD6507">
        <w:rPr>
          <w:rStyle w:val="HTMLCode"/>
          <w:rFonts w:asciiTheme="minorHAnsi" w:hAnsiTheme="minorHAnsi" w:cstheme="minorHAnsi"/>
        </w:rPr>
        <w:t>noVar</w:t>
      </w:r>
      <w:proofErr w:type="spellEnd"/>
      <w:r w:rsidRPr="00AD6507">
        <w:rPr>
          <w:rStyle w:val="HTMLCode"/>
          <w:rFonts w:asciiTheme="minorHAnsi" w:hAnsiTheme="minorHAnsi" w:cstheme="minorHAnsi"/>
        </w:rPr>
        <w:t>[</w:t>
      </w:r>
      <w:proofErr w:type="spellStart"/>
      <w:r w:rsidRPr="00AD6507">
        <w:rPr>
          <w:rStyle w:val="HTMLCode"/>
          <w:rFonts w:asciiTheme="minorHAnsi" w:hAnsiTheme="minorHAnsi" w:cstheme="minorHAnsi"/>
        </w:rPr>
        <w:t>noVar</w:t>
      </w:r>
      <w:proofErr w:type="spellEnd"/>
      <w:r w:rsidRPr="00AD6507">
        <w:rPr>
          <w:rStyle w:val="HTMLCode"/>
          <w:rFonts w:asciiTheme="minorHAnsi" w:hAnsiTheme="minorHAnsi" w:cstheme="minorHAnsi"/>
        </w:rPr>
        <w:t>==</w:t>
      </w:r>
      <w:r w:rsidRPr="00AD6507">
        <w:rPr>
          <w:rStyle w:val="hljs-number"/>
          <w:rFonts w:asciiTheme="minorHAnsi" w:hAnsiTheme="minorHAnsi" w:cstheme="minorHAnsi"/>
        </w:rPr>
        <w:t>0</w:t>
      </w:r>
      <w:r w:rsidRPr="00AD6507">
        <w:rPr>
          <w:rStyle w:val="HTMLCode"/>
          <w:rFonts w:asciiTheme="minorHAnsi" w:hAnsiTheme="minorHAnsi" w:cstheme="minorHAnsi"/>
        </w:rPr>
        <w:t>]))]</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AD6507">
        <w:rPr>
          <w:rStyle w:val="HTMLCode"/>
          <w:rFonts w:asciiTheme="minorHAnsi" w:hAnsiTheme="minorHAnsi" w:cstheme="minorHAnsi"/>
        </w:rPr>
        <w:t xml:space="preserve">t &lt;- </w:t>
      </w:r>
      <w:proofErr w:type="gramStart"/>
      <w:r w:rsidRPr="00AD6507">
        <w:rPr>
          <w:rStyle w:val="HTMLCode"/>
          <w:rFonts w:asciiTheme="minorHAnsi" w:hAnsiTheme="minorHAnsi" w:cstheme="minorHAnsi"/>
        </w:rPr>
        <w:t>t[</w:t>
      </w:r>
      <w:proofErr w:type="gramEnd"/>
      <w:r w:rsidRPr="00AD6507">
        <w:rPr>
          <w:rStyle w:val="HTMLCode"/>
          <w:rFonts w:asciiTheme="minorHAnsi" w:hAnsiTheme="minorHAnsi" w:cstheme="minorHAnsi"/>
        </w:rPr>
        <w:t>, -grep(</w:t>
      </w:r>
      <w:r w:rsidRPr="00AD6507">
        <w:rPr>
          <w:rStyle w:val="hljs-string"/>
          <w:rFonts w:asciiTheme="minorHAnsi" w:hAnsiTheme="minorHAnsi" w:cstheme="minorHAnsi"/>
        </w:rPr>
        <w:t>"normalized$"</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colnames</w:t>
      </w:r>
      <w:proofErr w:type="spellEnd"/>
      <w:r w:rsidRPr="00AD6507">
        <w:rPr>
          <w:rStyle w:val="HTMLCode"/>
          <w:rFonts w:asciiTheme="minorHAnsi" w:hAnsiTheme="minorHAnsi" w:cstheme="minorHAnsi"/>
        </w:rPr>
        <w:t>(t))]</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After removal, we are left with 32 columns.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 xml:space="preserve">These are the variables that make the cut: date, </w:t>
      </w:r>
      <w:proofErr w:type="spellStart"/>
      <w:r w:rsidRPr="00AD6507">
        <w:rPr>
          <w:rFonts w:asciiTheme="minorHAnsi" w:hAnsiTheme="minorHAnsi" w:cstheme="minorHAnsi"/>
        </w:rPr>
        <w:t>serial_number</w:t>
      </w:r>
      <w:proofErr w:type="spellEnd"/>
      <w:r w:rsidRPr="00AD6507">
        <w:rPr>
          <w:rFonts w:asciiTheme="minorHAnsi" w:hAnsiTheme="minorHAnsi" w:cstheme="minorHAnsi"/>
        </w:rPr>
        <w:t xml:space="preserve">, model, failure, smart_1_raw, smart_4_raw, smart_5_raw, smart_7_raw, smart_9_raw, smart_12_raw, smart_187_raw, smart_188_raw, smart_189_raw, smart_190_raw, smart_191_raw, smart_192_raw, smart_193_raw, smart_194_raw, smart_195_raw, smart_196_raw, smart_197_raw, smart_198_raw, smart_199_raw, </w:t>
      </w:r>
      <w:r w:rsidRPr="00AD6507">
        <w:rPr>
          <w:rFonts w:asciiTheme="minorHAnsi" w:hAnsiTheme="minorHAnsi" w:cstheme="minorHAnsi"/>
        </w:rPr>
        <w:lastRenderedPageBreak/>
        <w:t>smart_200_raw, smart_201_raw, smart_220_raw, smart_224_raw, smart_225_raw, smart_226_raw, smart_242_raw, smart_250_raw, smart_251_raw</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 xml:space="preserve">4. How Many Outliers Are There </w:t>
      </w:r>
      <w:proofErr w:type="gramStart"/>
      <w:r w:rsidRPr="00AD6507">
        <w:rPr>
          <w:rStyle w:val="Strong"/>
          <w:rFonts w:asciiTheme="minorHAnsi" w:eastAsiaTheme="majorEastAsia" w:hAnsiTheme="minorHAnsi" w:cstheme="minorHAnsi"/>
        </w:rPr>
        <w:t>In</w:t>
      </w:r>
      <w:proofErr w:type="gramEnd"/>
      <w:r w:rsidRPr="00AD6507">
        <w:rPr>
          <w:rStyle w:val="Strong"/>
          <w:rFonts w:asciiTheme="minorHAnsi" w:eastAsiaTheme="majorEastAsia" w:hAnsiTheme="minorHAnsi" w:cstheme="minorHAnsi"/>
        </w:rPr>
        <w:t xml:space="preserve"> Each Column?</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ljs-keyword"/>
          <w:rFonts w:asciiTheme="minorHAnsi" w:hAnsiTheme="minorHAnsi" w:cstheme="minorHAnsi"/>
          <w:b/>
          <w:bCs/>
        </w:rPr>
        <w:t>for</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i</w:t>
      </w:r>
      <w:proofErr w:type="spellEnd"/>
      <w:r w:rsidRPr="00AD6507">
        <w:rPr>
          <w:rStyle w:val="HTMLCode"/>
          <w:rFonts w:asciiTheme="minorHAnsi" w:hAnsiTheme="minorHAnsi" w:cstheme="minorHAnsi"/>
        </w:rPr>
        <w:t xml:space="preserve"> </w:t>
      </w:r>
      <w:r w:rsidRPr="00AD6507">
        <w:rPr>
          <w:rStyle w:val="hljs-keyword"/>
          <w:rFonts w:asciiTheme="minorHAnsi" w:hAnsiTheme="minorHAnsi" w:cstheme="minorHAnsi"/>
          <w:b/>
          <w:bCs/>
        </w:rPr>
        <w:t>in</w:t>
      </w:r>
      <w:r w:rsidRPr="00AD6507">
        <w:rPr>
          <w:rStyle w:val="HTMLCode"/>
          <w:rFonts w:asciiTheme="minorHAnsi" w:hAnsiTheme="minorHAnsi" w:cstheme="minorHAnsi"/>
        </w:rPr>
        <w:t xml:space="preserve"> </w:t>
      </w:r>
      <w:r w:rsidRPr="00AD6507">
        <w:rPr>
          <w:rStyle w:val="hljs-number"/>
          <w:rFonts w:asciiTheme="minorHAnsi" w:hAnsiTheme="minorHAnsi" w:cstheme="minorHAnsi"/>
        </w:rPr>
        <w:t>5</w:t>
      </w:r>
      <w:r w:rsidRPr="00AD6507">
        <w:rPr>
          <w:rStyle w:val="HTMLCode"/>
          <w:rFonts w:asciiTheme="minorHAnsi" w:hAnsiTheme="minorHAnsi" w:cstheme="minorHAnsi"/>
        </w:rPr>
        <w:t>:</w:t>
      </w:r>
      <w:r w:rsidRPr="00AD6507">
        <w:rPr>
          <w:rStyle w:val="hljs-number"/>
          <w:rFonts w:asciiTheme="minorHAnsi" w:hAnsiTheme="minorHAnsi" w:cstheme="minorHAnsi"/>
        </w:rPr>
        <w:t>32</w:t>
      </w:r>
      <w:r w:rsidRPr="00AD6507">
        <w:rPr>
          <w:rStyle w:val="HTMLCode"/>
          <w:rFonts w:asciiTheme="minorHAnsi" w:hAnsiTheme="minorHAnsi" w:cstheme="minorHAnsi"/>
        </w:rPr>
        <w:t>) {</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TMLCode"/>
          <w:rFonts w:asciiTheme="minorHAnsi" w:hAnsiTheme="minorHAnsi" w:cstheme="minorHAnsi"/>
        </w:rPr>
        <w:t xml:space="preserve">  d1 &lt;- t</w:t>
      </w:r>
      <w:proofErr w:type="gramStart"/>
      <w:r w:rsidRPr="00AD6507">
        <w:rPr>
          <w:rStyle w:val="HTMLCode"/>
          <w:rFonts w:asciiTheme="minorHAnsi" w:hAnsiTheme="minorHAnsi" w:cstheme="minorHAnsi"/>
        </w:rPr>
        <w:t>[,</w:t>
      </w:r>
      <w:proofErr w:type="spellStart"/>
      <w:r w:rsidRPr="00AD6507">
        <w:rPr>
          <w:rStyle w:val="HTMLCode"/>
          <w:rFonts w:asciiTheme="minorHAnsi" w:hAnsiTheme="minorHAnsi" w:cstheme="minorHAnsi"/>
        </w:rPr>
        <w:t>i</w:t>
      </w:r>
      <w:proofErr w:type="spellEnd"/>
      <w:proofErr w:type="gramEnd"/>
      <w:r w:rsidRPr="00AD6507">
        <w:rPr>
          <w:rStyle w:val="HTMLCode"/>
          <w:rFonts w:asciiTheme="minorHAnsi" w:hAnsiTheme="minorHAnsi" w:cstheme="minorHAnsi"/>
        </w:rPr>
        <w:t>]</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TMLCode"/>
          <w:rFonts w:asciiTheme="minorHAnsi" w:hAnsiTheme="minorHAnsi" w:cstheme="minorHAnsi"/>
        </w:rPr>
        <w:t xml:space="preserve">  d1 &lt;- d1</w:t>
      </w:r>
      <w:proofErr w:type="gramStart"/>
      <w:r w:rsidRPr="00AD6507">
        <w:rPr>
          <w:rStyle w:val="HTMLCode"/>
          <w:rFonts w:asciiTheme="minorHAnsi" w:hAnsiTheme="minorHAnsi" w:cstheme="minorHAnsi"/>
        </w:rPr>
        <w:t>[!is.na</w:t>
      </w:r>
      <w:proofErr w:type="gramEnd"/>
      <w:r w:rsidRPr="00AD6507">
        <w:rPr>
          <w:rStyle w:val="HTMLCode"/>
          <w:rFonts w:asciiTheme="minorHAnsi" w:hAnsiTheme="minorHAnsi" w:cstheme="minorHAnsi"/>
        </w:rPr>
        <w:t>(d1)]</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TMLCode"/>
          <w:rFonts w:asciiTheme="minorHAnsi" w:hAnsiTheme="minorHAnsi" w:cstheme="minorHAnsi"/>
        </w:rPr>
        <w:t xml:space="preserve">  n &lt;- </w:t>
      </w:r>
      <w:proofErr w:type="spellStart"/>
      <w:r w:rsidRPr="00AD6507">
        <w:rPr>
          <w:rStyle w:val="HTMLCode"/>
          <w:rFonts w:asciiTheme="minorHAnsi" w:hAnsiTheme="minorHAnsi" w:cstheme="minorHAnsi"/>
        </w:rPr>
        <w:t>colnames</w:t>
      </w:r>
      <w:proofErr w:type="spellEnd"/>
      <w:r w:rsidRPr="00AD6507">
        <w:rPr>
          <w:rStyle w:val="HTMLCode"/>
          <w:rFonts w:asciiTheme="minorHAnsi" w:hAnsiTheme="minorHAnsi" w:cstheme="minorHAnsi"/>
        </w:rPr>
        <w:t>(t)[</w:t>
      </w:r>
      <w:proofErr w:type="spellStart"/>
      <w:r w:rsidRPr="00AD6507">
        <w:rPr>
          <w:rStyle w:val="HTMLCode"/>
          <w:rFonts w:asciiTheme="minorHAnsi" w:hAnsiTheme="minorHAnsi" w:cstheme="minorHAnsi"/>
        </w:rPr>
        <w:t>i</w:t>
      </w:r>
      <w:proofErr w:type="spellEnd"/>
      <w:r w:rsidRPr="00AD6507">
        <w:rPr>
          <w:rStyle w:val="HTMLCode"/>
          <w:rFonts w:asciiTheme="minorHAnsi" w:hAnsiTheme="minorHAnsi" w:cstheme="minorHAnsi"/>
        </w:rPr>
        <w:t>]</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TMLCode"/>
          <w:rFonts w:asciiTheme="minorHAnsi" w:hAnsiTheme="minorHAnsi" w:cstheme="minorHAnsi"/>
        </w:rPr>
        <w:t xml:space="preserve">  </w:t>
      </w:r>
      <w:proofErr w:type="gramStart"/>
      <w:r w:rsidRPr="00AD6507">
        <w:rPr>
          <w:rStyle w:val="HTMLCode"/>
          <w:rFonts w:asciiTheme="minorHAnsi" w:hAnsiTheme="minorHAnsi" w:cstheme="minorHAnsi"/>
        </w:rPr>
        <w:t>show(</w:t>
      </w:r>
      <w:proofErr w:type="spellStart"/>
      <w:proofErr w:type="gramEnd"/>
      <w:r w:rsidRPr="00AD6507">
        <w:rPr>
          <w:rStyle w:val="HTMLCode"/>
          <w:rFonts w:asciiTheme="minorHAnsi" w:hAnsiTheme="minorHAnsi" w:cstheme="minorHAnsi"/>
        </w:rPr>
        <w:t>bwplot</w:t>
      </w:r>
      <w:proofErr w:type="spellEnd"/>
      <w:r w:rsidRPr="00AD6507">
        <w:rPr>
          <w:rStyle w:val="HTMLCode"/>
          <w:rFonts w:asciiTheme="minorHAnsi" w:hAnsiTheme="minorHAnsi" w:cstheme="minorHAnsi"/>
        </w:rPr>
        <w:t xml:space="preserve">(d1, </w:t>
      </w:r>
      <w:proofErr w:type="spellStart"/>
      <w:r w:rsidRPr="00AD6507">
        <w:rPr>
          <w:rStyle w:val="HTMLCode"/>
          <w:rFonts w:asciiTheme="minorHAnsi" w:hAnsiTheme="minorHAnsi" w:cstheme="minorHAnsi"/>
        </w:rPr>
        <w:t>xlab</w:t>
      </w:r>
      <w:proofErr w:type="spellEnd"/>
      <w:r w:rsidRPr="00AD6507">
        <w:rPr>
          <w:rStyle w:val="HTMLCode"/>
          <w:rFonts w:asciiTheme="minorHAnsi" w:hAnsiTheme="minorHAnsi" w:cstheme="minorHAnsi"/>
        </w:rPr>
        <w:t>=</w:t>
      </w:r>
      <w:r w:rsidRPr="00AD6507">
        <w:rPr>
          <w:rStyle w:val="hljs-string"/>
          <w:rFonts w:asciiTheme="minorHAnsi" w:hAnsiTheme="minorHAnsi" w:cstheme="minorHAnsi"/>
        </w:rPr>
        <w:t>"Values"</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ylab</w:t>
      </w:r>
      <w:proofErr w:type="spellEnd"/>
      <w:r w:rsidRPr="00AD6507">
        <w:rPr>
          <w:rStyle w:val="HTMLCode"/>
          <w:rFonts w:asciiTheme="minorHAnsi" w:hAnsiTheme="minorHAnsi" w:cstheme="minorHAnsi"/>
        </w:rPr>
        <w:t>=</w:t>
      </w:r>
      <w:r w:rsidRPr="00AD6507">
        <w:rPr>
          <w:rStyle w:val="hljs-string"/>
          <w:rFonts w:asciiTheme="minorHAnsi" w:hAnsiTheme="minorHAnsi" w:cstheme="minorHAnsi"/>
        </w:rPr>
        <w:t>""</w:t>
      </w:r>
      <w:r w:rsidRPr="00AD6507">
        <w:rPr>
          <w:rStyle w:val="HTMLCode"/>
          <w:rFonts w:asciiTheme="minorHAnsi" w:hAnsiTheme="minorHAnsi" w:cstheme="minorHAnsi"/>
        </w:rPr>
        <w:t xml:space="preserve">, main=n)) </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AD6507">
        <w:rPr>
          <w:rStyle w:val="HTMLCode"/>
          <w:rFonts w:asciiTheme="minorHAnsi" w:hAnsiTheme="minorHAnsi" w:cstheme="minorHAnsi"/>
        </w:rPr>
        <w:t>}</w:t>
      </w:r>
    </w:p>
    <w:p w:rsidR="009766E3" w:rsidRPr="00AD6507" w:rsidRDefault="00F53F5B"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noProof/>
        </w:rPr>
        <w:drawing>
          <wp:inline distT="0" distB="0" distL="0" distR="0" wp14:anchorId="20B3B389">
            <wp:extent cx="6276291" cy="541871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88617" cy="5429360"/>
                    </a:xfrm>
                    <a:prstGeom prst="rect">
                      <a:avLst/>
                    </a:prstGeom>
                    <a:noFill/>
                  </pic:spPr>
                </pic:pic>
              </a:graphicData>
            </a:graphic>
          </wp:inline>
        </w:drawing>
      </w:r>
    </w:p>
    <w:p w:rsidR="00790A27" w:rsidRPr="00AD6507" w:rsidRDefault="00790A27"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lastRenderedPageBreak/>
        <w:t xml:space="preserve">We notice that a variety of attributes are skewed left or right. </w:t>
      </w:r>
      <w:proofErr w:type="gramStart"/>
      <w:r w:rsidRPr="00AD6507">
        <w:rPr>
          <w:rFonts w:asciiTheme="minorHAnsi" w:hAnsiTheme="minorHAnsi" w:cstheme="minorHAnsi"/>
        </w:rPr>
        <w:t>However</w:t>
      </w:r>
      <w:proofErr w:type="gramEnd"/>
      <w:r w:rsidRPr="00AD6507">
        <w:rPr>
          <w:rFonts w:asciiTheme="minorHAnsi" w:hAnsiTheme="minorHAnsi" w:cstheme="minorHAnsi"/>
        </w:rPr>
        <w:t xml:space="preserve"> we suspect that the skew is due to them having some kind of significance in predicting the output (1 or 0) as SMART Stats are only reported on an ad-hoc basis. </w:t>
      </w:r>
    </w:p>
    <w:p w:rsidR="00790A27" w:rsidRPr="00AD6507" w:rsidRDefault="00790A27"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 xml:space="preserve">We will investigate further when we build the models. </w:t>
      </w:r>
    </w:p>
    <w:p w:rsidR="00790A27" w:rsidRPr="00AD6507" w:rsidRDefault="00790A27" w:rsidP="009766E3">
      <w:pPr>
        <w:pStyle w:val="NormalWeb"/>
        <w:spacing w:before="0" w:beforeAutospacing="0" w:after="150" w:afterAutospacing="0"/>
        <w:rPr>
          <w:rFonts w:asciiTheme="minorHAnsi" w:hAnsiTheme="minorHAnsi" w:cstheme="minorHAnsi"/>
        </w:rPr>
      </w:pP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5. When would Data Go Missing?</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 xml:space="preserve">This dataset contains time data and, in addition, Hard Drives when queried do not necessarily reveal certain SMART Stats. We’d like to see if a </w:t>
      </w:r>
      <w:proofErr w:type="gramStart"/>
      <w:r w:rsidRPr="00AD6507">
        <w:rPr>
          <w:rFonts w:asciiTheme="minorHAnsi" w:hAnsiTheme="minorHAnsi" w:cstheme="minorHAnsi"/>
        </w:rPr>
        <w:t>patterns</w:t>
      </w:r>
      <w:proofErr w:type="gramEnd"/>
      <w:r w:rsidRPr="00AD6507">
        <w:rPr>
          <w:rFonts w:asciiTheme="minorHAnsi" w:hAnsiTheme="minorHAnsi" w:cstheme="minorHAnsi"/>
        </w:rPr>
        <w:t xml:space="preserve"> appear when we look at the volume of missing values against time.</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proofErr w:type="spellStart"/>
      <w:r w:rsidRPr="00AD6507">
        <w:rPr>
          <w:rStyle w:val="HTMLCode"/>
          <w:rFonts w:asciiTheme="minorHAnsi" w:hAnsiTheme="minorHAnsi" w:cstheme="minorHAnsi"/>
        </w:rPr>
        <w:t>t$naVal</w:t>
      </w:r>
      <w:proofErr w:type="spellEnd"/>
      <w:r w:rsidRPr="00AD6507">
        <w:rPr>
          <w:rStyle w:val="HTMLCode"/>
          <w:rFonts w:asciiTheme="minorHAnsi" w:hAnsiTheme="minorHAnsi" w:cstheme="minorHAnsi"/>
        </w:rPr>
        <w:t xml:space="preserve"> &lt;- </w:t>
      </w:r>
      <w:proofErr w:type="spellStart"/>
      <w:r w:rsidRPr="00AD6507">
        <w:rPr>
          <w:rStyle w:val="HTMLCode"/>
          <w:rFonts w:asciiTheme="minorHAnsi" w:hAnsiTheme="minorHAnsi" w:cstheme="minorHAnsi"/>
        </w:rPr>
        <w:t>rowSums</w:t>
      </w:r>
      <w:proofErr w:type="spellEnd"/>
      <w:r w:rsidRPr="00AD6507">
        <w:rPr>
          <w:rStyle w:val="HTMLCode"/>
          <w:rFonts w:asciiTheme="minorHAnsi" w:hAnsiTheme="minorHAnsi" w:cstheme="minorHAnsi"/>
        </w:rPr>
        <w:t>(is.na(t))</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proofErr w:type="gramStart"/>
      <w:r w:rsidRPr="00AD6507">
        <w:rPr>
          <w:rStyle w:val="HTMLCode"/>
          <w:rFonts w:asciiTheme="minorHAnsi" w:hAnsiTheme="minorHAnsi" w:cstheme="minorHAnsi"/>
        </w:rPr>
        <w:t>xyplot</w:t>
      </w:r>
      <w:proofErr w:type="spellEnd"/>
      <w:r w:rsidRPr="00AD6507">
        <w:rPr>
          <w:rStyle w:val="HTMLCode"/>
          <w:rFonts w:asciiTheme="minorHAnsi" w:hAnsiTheme="minorHAnsi" w:cstheme="minorHAnsi"/>
        </w:rPr>
        <w:t>(</w:t>
      </w:r>
      <w:proofErr w:type="spellStart"/>
      <w:proofErr w:type="gramEnd"/>
      <w:r w:rsidRPr="00AD6507">
        <w:rPr>
          <w:rStyle w:val="HTMLCode"/>
          <w:rFonts w:asciiTheme="minorHAnsi" w:hAnsiTheme="minorHAnsi" w:cstheme="minorHAnsi"/>
        </w:rPr>
        <w:t>naVal~date</w:t>
      </w:r>
      <w:proofErr w:type="spellEnd"/>
      <w:r w:rsidRPr="00AD6507">
        <w:rPr>
          <w:rStyle w:val="HTMLCode"/>
          <w:rFonts w:asciiTheme="minorHAnsi" w:hAnsiTheme="minorHAnsi" w:cstheme="minorHAnsi"/>
        </w:rPr>
        <w:t>, t, type=</w:t>
      </w:r>
      <w:r w:rsidRPr="00AD6507">
        <w:rPr>
          <w:rStyle w:val="hljs-string"/>
          <w:rFonts w:asciiTheme="minorHAnsi" w:hAnsiTheme="minorHAnsi" w:cstheme="minorHAnsi"/>
        </w:rPr>
        <w:t>"l"</w:t>
      </w:r>
      <w:r w:rsidRPr="00AD6507">
        <w:rPr>
          <w:rStyle w:val="HTMLCode"/>
          <w:rFonts w:asciiTheme="minorHAnsi" w:hAnsiTheme="minorHAnsi" w:cstheme="minorHAnsi"/>
        </w:rPr>
        <w:t>, main=</w:t>
      </w:r>
      <w:r w:rsidRPr="00AD6507">
        <w:rPr>
          <w:rStyle w:val="hljs-string"/>
          <w:rFonts w:asciiTheme="minorHAnsi" w:hAnsiTheme="minorHAnsi" w:cstheme="minorHAnsi"/>
        </w:rPr>
        <w:t>"Volume of NAs across Time"</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auto.key</w:t>
      </w:r>
      <w:proofErr w:type="spellEnd"/>
      <w:r w:rsidRPr="00AD6507">
        <w:rPr>
          <w:rStyle w:val="HTMLCode"/>
          <w:rFonts w:asciiTheme="minorHAnsi" w:hAnsiTheme="minorHAnsi" w:cstheme="minorHAnsi"/>
        </w:rPr>
        <w:t xml:space="preserve"> = </w:t>
      </w:r>
      <w:r w:rsidRPr="00AD6507">
        <w:rPr>
          <w:rStyle w:val="hljs-literal"/>
          <w:rFonts w:asciiTheme="minorHAnsi" w:hAnsiTheme="minorHAnsi" w:cstheme="minorHAnsi"/>
        </w:rPr>
        <w:t>TRUE</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xlab</w:t>
      </w:r>
      <w:proofErr w:type="spellEnd"/>
      <w:r w:rsidRPr="00AD6507">
        <w:rPr>
          <w:rStyle w:val="HTMLCode"/>
          <w:rFonts w:asciiTheme="minorHAnsi" w:hAnsiTheme="minorHAnsi" w:cstheme="minorHAnsi"/>
        </w:rPr>
        <w:t>=</w:t>
      </w:r>
      <w:r w:rsidRPr="00AD6507">
        <w:rPr>
          <w:rStyle w:val="hljs-string"/>
          <w:rFonts w:asciiTheme="minorHAnsi" w:hAnsiTheme="minorHAnsi" w:cstheme="minorHAnsi"/>
        </w:rPr>
        <w:t>"Date"</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ylab</w:t>
      </w:r>
      <w:proofErr w:type="spellEnd"/>
      <w:r w:rsidRPr="00AD6507">
        <w:rPr>
          <w:rStyle w:val="HTMLCode"/>
          <w:rFonts w:asciiTheme="minorHAnsi" w:hAnsiTheme="minorHAnsi" w:cstheme="minorHAnsi"/>
        </w:rPr>
        <w:t>=</w:t>
      </w:r>
      <w:r w:rsidRPr="00AD6507">
        <w:rPr>
          <w:rStyle w:val="hljs-string"/>
          <w:rFonts w:asciiTheme="minorHAnsi" w:hAnsiTheme="minorHAnsi" w:cstheme="minorHAnsi"/>
        </w:rPr>
        <w:t>"Count of columns with NA values"</w:t>
      </w:r>
      <w:r w:rsidRPr="00AD6507">
        <w:rPr>
          <w:rStyle w:val="HTMLCode"/>
          <w:rFonts w:asciiTheme="minorHAnsi" w:hAnsiTheme="minorHAnsi" w:cstheme="minorHAnsi"/>
        </w:rPr>
        <w:t>)</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eastAsiaTheme="minorEastAsia" w:hAnsiTheme="minorHAnsi" w:cstheme="minorHAnsi"/>
          <w:b/>
          <w:noProof/>
          <w:sz w:val="28"/>
          <w:szCs w:val="22"/>
          <w:lang w:val="en-US" w:eastAsia="en-US"/>
        </w:rPr>
        <w:drawing>
          <wp:inline distT="0" distB="0" distL="0" distR="0">
            <wp:extent cx="6309360" cy="4506595"/>
            <wp:effectExtent l="0" t="0" r="0" b="8255"/>
            <wp:docPr id="5" name="Picture 5" descr="C:\Users\skybe\AppData\Local\Packages\Microsoft.Office.Desktop_8wekyb3d8bbwe\AC\INetCache\Content.MSO\9DAC4E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kybe\AppData\Local\Packages\Microsoft.Office.Desktop_8wekyb3d8bbwe\AC\INetCache\Content.MSO\9DAC4ED3.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The chart shows that more columns are missing between Jan to Apr. Fewer during Apr to Oct (Q2 &amp; Q3).</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lastRenderedPageBreak/>
        <w:t>We would consider </w:t>
      </w:r>
      <w:r w:rsidRPr="00AD6507">
        <w:rPr>
          <w:rStyle w:val="Strong"/>
          <w:rFonts w:asciiTheme="minorHAnsi" w:eastAsiaTheme="majorEastAsia" w:hAnsiTheme="minorHAnsi" w:cstheme="minorHAnsi"/>
        </w:rPr>
        <w:t xml:space="preserve">using just the Apr to Oct duration for our prediction </w:t>
      </w:r>
      <w:proofErr w:type="gramStart"/>
      <w:r w:rsidRPr="00AD6507">
        <w:rPr>
          <w:rStyle w:val="Strong"/>
          <w:rFonts w:asciiTheme="minorHAnsi" w:eastAsiaTheme="majorEastAsia" w:hAnsiTheme="minorHAnsi" w:cstheme="minorHAnsi"/>
        </w:rPr>
        <w:t>models, and</w:t>
      </w:r>
      <w:proofErr w:type="gramEnd"/>
      <w:r w:rsidRPr="00AD6507">
        <w:rPr>
          <w:rStyle w:val="Strong"/>
          <w:rFonts w:asciiTheme="minorHAnsi" w:eastAsiaTheme="majorEastAsia" w:hAnsiTheme="minorHAnsi" w:cstheme="minorHAnsi"/>
        </w:rPr>
        <w:t xml:space="preserve"> filling in the missing values using a replacement technique</w:t>
      </w:r>
      <w:r w:rsidRPr="00AD6507">
        <w:rPr>
          <w:rFonts w:asciiTheme="minorHAnsi" w:hAnsiTheme="minorHAnsi" w:cstheme="minorHAnsi"/>
        </w:rPr>
        <w:t>.</w:t>
      </w:r>
    </w:p>
    <w:p w:rsidR="009766E3" w:rsidRPr="00AD6507" w:rsidRDefault="009766E3" w:rsidP="009766E3">
      <w:pPr>
        <w:pStyle w:val="Heading2"/>
        <w:spacing w:before="300" w:after="150"/>
        <w:rPr>
          <w:rFonts w:cstheme="minorHAnsi"/>
          <w:color w:val="auto"/>
          <w:sz w:val="45"/>
          <w:szCs w:val="45"/>
        </w:rPr>
      </w:pPr>
      <w:r w:rsidRPr="00AD6507">
        <w:rPr>
          <w:rFonts w:cstheme="minorHAnsi"/>
          <w:b/>
          <w:bCs/>
          <w:color w:val="auto"/>
          <w:sz w:val="45"/>
          <w:szCs w:val="45"/>
        </w:rPr>
        <w:t>3. Correlations between features</w:t>
      </w:r>
    </w:p>
    <w:p w:rsidR="009766E3" w:rsidRPr="00AD6507" w:rsidRDefault="009766E3" w:rsidP="009766E3">
      <w:pPr>
        <w:pStyle w:val="NormalWeb"/>
        <w:spacing w:before="0" w:beforeAutospacing="0" w:after="150" w:afterAutospacing="0"/>
        <w:rPr>
          <w:rFonts w:asciiTheme="minorHAnsi" w:hAnsiTheme="minorHAnsi" w:cstheme="minorHAnsi"/>
        </w:rPr>
      </w:pPr>
      <w:proofErr w:type="gramStart"/>
      <w:r w:rsidRPr="00AD6507">
        <w:rPr>
          <w:rFonts w:asciiTheme="minorHAnsi" w:hAnsiTheme="minorHAnsi" w:cstheme="minorHAnsi"/>
        </w:rPr>
        <w:t>Lastly</w:t>
      </w:r>
      <w:proofErr w:type="gramEnd"/>
      <w:r w:rsidRPr="00AD6507">
        <w:rPr>
          <w:rFonts w:asciiTheme="minorHAnsi" w:hAnsiTheme="minorHAnsi" w:cstheme="minorHAnsi"/>
        </w:rPr>
        <w:t xml:space="preserve"> we investigate the correlations between features. Ideally, the features shouldn’t show high correlations (&gt;0.8) between each other. If so, we will have to remove either one.</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This correlation was conducted using “</w:t>
      </w:r>
      <w:proofErr w:type="spellStart"/>
      <w:r w:rsidRPr="00AD6507">
        <w:rPr>
          <w:rFonts w:asciiTheme="minorHAnsi" w:hAnsiTheme="minorHAnsi" w:cstheme="minorHAnsi"/>
        </w:rPr>
        <w:t>pairwise.complete.obs</w:t>
      </w:r>
      <w:proofErr w:type="spellEnd"/>
      <w:r w:rsidRPr="00AD6507">
        <w:rPr>
          <w:rFonts w:asciiTheme="minorHAnsi" w:hAnsiTheme="minorHAnsi" w:cstheme="minorHAnsi"/>
        </w:rPr>
        <w:t>”; otherwise the NAs would simply render the correlations moot.</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AD6507">
        <w:rPr>
          <w:rStyle w:val="HTMLCode"/>
          <w:rFonts w:asciiTheme="minorHAnsi" w:hAnsiTheme="minorHAnsi" w:cstheme="minorHAnsi"/>
        </w:rPr>
        <w:t xml:space="preserve">a &lt;- </w:t>
      </w:r>
      <w:proofErr w:type="spellStart"/>
      <w:r w:rsidRPr="00AD6507">
        <w:rPr>
          <w:rStyle w:val="HTMLCode"/>
          <w:rFonts w:asciiTheme="minorHAnsi" w:hAnsiTheme="minorHAnsi" w:cstheme="minorHAnsi"/>
        </w:rPr>
        <w:t>cor</w:t>
      </w:r>
      <w:proofErr w:type="spellEnd"/>
      <w:r w:rsidRPr="00AD6507">
        <w:rPr>
          <w:rStyle w:val="HTMLCode"/>
          <w:rFonts w:asciiTheme="minorHAnsi" w:hAnsiTheme="minorHAnsi" w:cstheme="minorHAnsi"/>
        </w:rPr>
        <w:t>(</w:t>
      </w:r>
      <w:proofErr w:type="gramStart"/>
      <w:r w:rsidRPr="00AD6507">
        <w:rPr>
          <w:rStyle w:val="HTMLCode"/>
          <w:rFonts w:asciiTheme="minorHAnsi" w:hAnsiTheme="minorHAnsi" w:cstheme="minorHAnsi"/>
        </w:rPr>
        <w:t>t[</w:t>
      </w:r>
      <w:proofErr w:type="gramEnd"/>
      <w:r w:rsidRPr="00AD6507">
        <w:rPr>
          <w:rStyle w:val="hljs-number"/>
          <w:rFonts w:asciiTheme="minorHAnsi" w:hAnsiTheme="minorHAnsi" w:cstheme="minorHAnsi"/>
        </w:rPr>
        <w:t>6</w:t>
      </w:r>
      <w:r w:rsidRPr="00AD6507">
        <w:rPr>
          <w:rStyle w:val="HTMLCode"/>
          <w:rFonts w:asciiTheme="minorHAnsi" w:hAnsiTheme="minorHAnsi" w:cstheme="minorHAnsi"/>
        </w:rPr>
        <w:t>:</w:t>
      </w:r>
      <w:r w:rsidRPr="00AD6507">
        <w:rPr>
          <w:rStyle w:val="hljs-number"/>
          <w:rFonts w:asciiTheme="minorHAnsi" w:hAnsiTheme="minorHAnsi" w:cstheme="minorHAnsi"/>
        </w:rPr>
        <w:t>32</w:t>
      </w:r>
      <w:r w:rsidRPr="00AD6507">
        <w:rPr>
          <w:rStyle w:val="HTMLCode"/>
          <w:rFonts w:asciiTheme="minorHAnsi" w:hAnsiTheme="minorHAnsi" w:cstheme="minorHAnsi"/>
        </w:rPr>
        <w:t xml:space="preserve">], use = </w:t>
      </w:r>
      <w:r w:rsidRPr="00AD6507">
        <w:rPr>
          <w:rStyle w:val="hljs-string"/>
          <w:rFonts w:asciiTheme="minorHAnsi" w:hAnsiTheme="minorHAnsi" w:cstheme="minorHAnsi"/>
        </w:rPr>
        <w:t>"</w:t>
      </w:r>
      <w:proofErr w:type="spellStart"/>
      <w:r w:rsidRPr="00AD6507">
        <w:rPr>
          <w:rStyle w:val="hljs-string"/>
          <w:rFonts w:asciiTheme="minorHAnsi" w:hAnsiTheme="minorHAnsi" w:cstheme="minorHAnsi"/>
        </w:rPr>
        <w:t>pairwise.complete.obs</w:t>
      </w:r>
      <w:proofErr w:type="spellEnd"/>
      <w:r w:rsidRPr="00AD6507">
        <w:rPr>
          <w:rStyle w:val="hljs-string"/>
          <w:rFonts w:asciiTheme="minorHAnsi" w:hAnsiTheme="minorHAnsi" w:cstheme="minorHAnsi"/>
        </w:rPr>
        <w:t>"</w:t>
      </w:r>
      <w:r w:rsidR="00B24897" w:rsidRPr="00AD6507">
        <w:rPr>
          <w:rStyle w:val="hljs-string"/>
          <w:rFonts w:asciiTheme="minorHAnsi" w:hAnsiTheme="minorHAnsi" w:cstheme="minorHAnsi"/>
        </w:rPr>
        <w:t>, method=”</w:t>
      </w:r>
      <w:proofErr w:type="spellStart"/>
      <w:r w:rsidR="00B24897" w:rsidRPr="00AD6507">
        <w:rPr>
          <w:rStyle w:val="hljs-string"/>
          <w:rFonts w:asciiTheme="minorHAnsi" w:hAnsiTheme="minorHAnsi" w:cstheme="minorHAnsi"/>
        </w:rPr>
        <w:t>pearson</w:t>
      </w:r>
      <w:proofErr w:type="spellEnd"/>
      <w:r w:rsidR="00B24897" w:rsidRPr="00AD6507">
        <w:rPr>
          <w:rStyle w:val="hljs-string"/>
          <w:rFonts w:asciiTheme="minorHAnsi" w:hAnsiTheme="minorHAnsi" w:cstheme="minorHAnsi"/>
        </w:rPr>
        <w:t>”</w:t>
      </w:r>
      <w:r w:rsidRPr="00AD6507">
        <w:rPr>
          <w:rStyle w:val="HTMLCode"/>
          <w:rFonts w:asciiTheme="minorHAnsi" w:hAnsiTheme="minorHAnsi" w:cstheme="minorHAnsi"/>
        </w:rPr>
        <w:t>)</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Theme="minorHAnsi" w:hAnsiTheme="minorHAnsi" w:cstheme="minorHAnsi"/>
        </w:rPr>
      </w:pPr>
      <w:r w:rsidRPr="00AD6507">
        <w:rPr>
          <w:rStyle w:val="HTMLCode"/>
          <w:rFonts w:asciiTheme="minorHAnsi" w:hAnsiTheme="minorHAnsi" w:cstheme="minorHAnsi"/>
        </w:rPr>
        <w:t xml:space="preserve">## Warning in </w:t>
      </w:r>
      <w:proofErr w:type="spellStart"/>
      <w:r w:rsidRPr="00AD6507">
        <w:rPr>
          <w:rStyle w:val="HTMLCode"/>
          <w:rFonts w:asciiTheme="minorHAnsi" w:hAnsiTheme="minorHAnsi" w:cstheme="minorHAnsi"/>
        </w:rPr>
        <w:t>cor</w:t>
      </w:r>
      <w:proofErr w:type="spellEnd"/>
      <w:r w:rsidRPr="00AD6507">
        <w:rPr>
          <w:rStyle w:val="HTMLCode"/>
          <w:rFonts w:asciiTheme="minorHAnsi" w:hAnsiTheme="minorHAnsi" w:cstheme="minorHAnsi"/>
        </w:rPr>
        <w:t>(</w:t>
      </w:r>
      <w:proofErr w:type="gramStart"/>
      <w:r w:rsidRPr="00AD6507">
        <w:rPr>
          <w:rStyle w:val="HTMLCode"/>
          <w:rFonts w:asciiTheme="minorHAnsi" w:hAnsiTheme="minorHAnsi" w:cstheme="minorHAnsi"/>
        </w:rPr>
        <w:t>t[</w:t>
      </w:r>
      <w:proofErr w:type="gramEnd"/>
      <w:r w:rsidRPr="00AD6507">
        <w:rPr>
          <w:rStyle w:val="HTMLCode"/>
          <w:rFonts w:asciiTheme="minorHAnsi" w:hAnsiTheme="minorHAnsi" w:cstheme="minorHAnsi"/>
        </w:rPr>
        <w:t>6:32], use = "</w:t>
      </w:r>
      <w:proofErr w:type="spellStart"/>
      <w:r w:rsidRPr="00AD6507">
        <w:rPr>
          <w:rStyle w:val="HTMLCode"/>
          <w:rFonts w:asciiTheme="minorHAnsi" w:hAnsiTheme="minorHAnsi" w:cstheme="minorHAnsi"/>
        </w:rPr>
        <w:t>pairwise.complete.obs</w:t>
      </w:r>
      <w:proofErr w:type="spellEnd"/>
      <w:r w:rsidRPr="00AD6507">
        <w:rPr>
          <w:rStyle w:val="HTMLCode"/>
          <w:rFonts w:asciiTheme="minorHAnsi" w:hAnsiTheme="minorHAnsi" w:cstheme="minorHAnsi"/>
        </w:rPr>
        <w:t>"): the standard</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Theme="minorHAnsi" w:hAnsiTheme="minorHAnsi" w:cstheme="minorHAnsi"/>
        </w:rPr>
      </w:pPr>
      <w:r w:rsidRPr="00AD6507">
        <w:rPr>
          <w:rStyle w:val="HTMLCode"/>
          <w:rFonts w:asciiTheme="minorHAnsi" w:hAnsiTheme="minorHAnsi" w:cstheme="minorHAnsi"/>
        </w:rPr>
        <w:t>## deviation is zero</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proofErr w:type="spellStart"/>
      <w:proofErr w:type="gramStart"/>
      <w:r w:rsidRPr="00AD6507">
        <w:rPr>
          <w:rStyle w:val="HTMLCode"/>
          <w:rFonts w:asciiTheme="minorHAnsi" w:hAnsiTheme="minorHAnsi" w:cstheme="minorHAnsi"/>
        </w:rPr>
        <w:t>corrplot</w:t>
      </w:r>
      <w:proofErr w:type="spellEnd"/>
      <w:r w:rsidRPr="00AD6507">
        <w:rPr>
          <w:rStyle w:val="HTMLCode"/>
          <w:rFonts w:asciiTheme="minorHAnsi" w:hAnsiTheme="minorHAnsi" w:cstheme="minorHAnsi"/>
        </w:rPr>
        <w:t>(</w:t>
      </w:r>
      <w:proofErr w:type="gramEnd"/>
      <w:r w:rsidRPr="00AD6507">
        <w:rPr>
          <w:rStyle w:val="HTMLCode"/>
          <w:rFonts w:asciiTheme="minorHAnsi" w:hAnsiTheme="minorHAnsi" w:cstheme="minorHAnsi"/>
        </w:rPr>
        <w:t>a, method=</w:t>
      </w:r>
      <w:r w:rsidRPr="00AD6507">
        <w:rPr>
          <w:rStyle w:val="hljs-string"/>
          <w:rFonts w:asciiTheme="minorHAnsi" w:hAnsiTheme="minorHAnsi" w:cstheme="minorHAnsi"/>
        </w:rPr>
        <w:t>"square"</w:t>
      </w:r>
      <w:r w:rsidRPr="00AD6507">
        <w:rPr>
          <w:rStyle w:val="HTMLCode"/>
          <w:rFonts w:asciiTheme="minorHAnsi" w:hAnsiTheme="minorHAnsi" w:cstheme="minorHAnsi"/>
        </w:rPr>
        <w:t>)</w:t>
      </w:r>
    </w:p>
    <w:p w:rsidR="00B24897" w:rsidRPr="00AD6507" w:rsidRDefault="00B24897" w:rsidP="00B2489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AD6507">
        <w:rPr>
          <w:rStyle w:val="HTMLCode"/>
          <w:rFonts w:asciiTheme="minorHAnsi" w:hAnsiTheme="minorHAnsi" w:cstheme="minorHAnsi"/>
        </w:rPr>
        <w:t xml:space="preserve">a &lt;- </w:t>
      </w:r>
      <w:proofErr w:type="spellStart"/>
      <w:r w:rsidRPr="00AD6507">
        <w:rPr>
          <w:rStyle w:val="HTMLCode"/>
          <w:rFonts w:asciiTheme="minorHAnsi" w:hAnsiTheme="minorHAnsi" w:cstheme="minorHAnsi"/>
        </w:rPr>
        <w:t>cor</w:t>
      </w:r>
      <w:proofErr w:type="spellEnd"/>
      <w:r w:rsidRPr="00AD6507">
        <w:rPr>
          <w:rStyle w:val="HTMLCode"/>
          <w:rFonts w:asciiTheme="minorHAnsi" w:hAnsiTheme="minorHAnsi" w:cstheme="minorHAnsi"/>
        </w:rPr>
        <w:t>(</w:t>
      </w:r>
      <w:proofErr w:type="gramStart"/>
      <w:r w:rsidRPr="00AD6507">
        <w:rPr>
          <w:rStyle w:val="HTMLCode"/>
          <w:rFonts w:asciiTheme="minorHAnsi" w:hAnsiTheme="minorHAnsi" w:cstheme="minorHAnsi"/>
        </w:rPr>
        <w:t>t[</w:t>
      </w:r>
      <w:proofErr w:type="gramEnd"/>
      <w:r w:rsidRPr="00AD6507">
        <w:rPr>
          <w:rStyle w:val="hljs-number"/>
          <w:rFonts w:asciiTheme="minorHAnsi" w:hAnsiTheme="minorHAnsi" w:cstheme="minorHAnsi"/>
        </w:rPr>
        <w:t>6</w:t>
      </w:r>
      <w:r w:rsidRPr="00AD6507">
        <w:rPr>
          <w:rStyle w:val="HTMLCode"/>
          <w:rFonts w:asciiTheme="minorHAnsi" w:hAnsiTheme="minorHAnsi" w:cstheme="minorHAnsi"/>
        </w:rPr>
        <w:t>:</w:t>
      </w:r>
      <w:r w:rsidRPr="00AD6507">
        <w:rPr>
          <w:rStyle w:val="hljs-number"/>
          <w:rFonts w:asciiTheme="minorHAnsi" w:hAnsiTheme="minorHAnsi" w:cstheme="minorHAnsi"/>
        </w:rPr>
        <w:t>32</w:t>
      </w:r>
      <w:r w:rsidRPr="00AD6507">
        <w:rPr>
          <w:rStyle w:val="HTMLCode"/>
          <w:rFonts w:asciiTheme="minorHAnsi" w:hAnsiTheme="minorHAnsi" w:cstheme="minorHAnsi"/>
        </w:rPr>
        <w:t xml:space="preserve">], use = </w:t>
      </w:r>
      <w:r w:rsidRPr="00AD6507">
        <w:rPr>
          <w:rStyle w:val="hljs-string"/>
          <w:rFonts w:asciiTheme="minorHAnsi" w:hAnsiTheme="minorHAnsi" w:cstheme="minorHAnsi"/>
        </w:rPr>
        <w:t>"</w:t>
      </w:r>
      <w:proofErr w:type="spellStart"/>
      <w:r w:rsidRPr="00AD6507">
        <w:rPr>
          <w:rStyle w:val="hljs-string"/>
          <w:rFonts w:asciiTheme="minorHAnsi" w:hAnsiTheme="minorHAnsi" w:cstheme="minorHAnsi"/>
        </w:rPr>
        <w:t>pairwise.complete.obs</w:t>
      </w:r>
      <w:proofErr w:type="spellEnd"/>
      <w:r w:rsidRPr="00AD6507">
        <w:rPr>
          <w:rStyle w:val="hljs-string"/>
          <w:rFonts w:asciiTheme="minorHAnsi" w:hAnsiTheme="minorHAnsi" w:cstheme="minorHAnsi"/>
        </w:rPr>
        <w:t>", method=”spearman”</w:t>
      </w:r>
      <w:r w:rsidRPr="00AD6507">
        <w:rPr>
          <w:rStyle w:val="HTMLCode"/>
          <w:rFonts w:asciiTheme="minorHAnsi" w:hAnsiTheme="minorHAnsi" w:cstheme="minorHAnsi"/>
        </w:rPr>
        <w:t>)</w:t>
      </w:r>
    </w:p>
    <w:p w:rsidR="0018410F" w:rsidRPr="00AD6507" w:rsidRDefault="00B24897" w:rsidP="0018410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proofErr w:type="gramStart"/>
      <w:r w:rsidRPr="00AD6507">
        <w:rPr>
          <w:rStyle w:val="HTMLCode"/>
          <w:rFonts w:asciiTheme="minorHAnsi" w:hAnsiTheme="minorHAnsi" w:cstheme="minorHAnsi"/>
        </w:rPr>
        <w:t>corrplot</w:t>
      </w:r>
      <w:proofErr w:type="spellEnd"/>
      <w:r w:rsidRPr="00AD6507">
        <w:rPr>
          <w:rStyle w:val="HTMLCode"/>
          <w:rFonts w:asciiTheme="minorHAnsi" w:hAnsiTheme="minorHAnsi" w:cstheme="minorHAnsi"/>
        </w:rPr>
        <w:t>(</w:t>
      </w:r>
      <w:proofErr w:type="gramEnd"/>
      <w:r w:rsidRPr="00AD6507">
        <w:rPr>
          <w:rStyle w:val="HTMLCode"/>
          <w:rFonts w:asciiTheme="minorHAnsi" w:hAnsiTheme="minorHAnsi" w:cstheme="minorHAnsi"/>
        </w:rPr>
        <w:t>a, method=</w:t>
      </w:r>
      <w:r w:rsidRPr="00AD6507">
        <w:rPr>
          <w:rStyle w:val="hljs-string"/>
          <w:rFonts w:asciiTheme="minorHAnsi" w:hAnsiTheme="minorHAnsi" w:cstheme="minorHAnsi"/>
        </w:rPr>
        <w:t>"square"</w:t>
      </w:r>
      <w:r w:rsidRPr="00AD6507">
        <w:rPr>
          <w:rStyle w:val="HTMLCode"/>
          <w:rFonts w:asciiTheme="minorHAnsi" w:hAnsiTheme="minorHAnsi" w:cstheme="minorHAnsi"/>
        </w:rPr>
        <w:t>)</w:t>
      </w:r>
    </w:p>
    <w:tbl>
      <w:tblPr>
        <w:tblStyle w:val="TableGrid"/>
        <w:tblW w:w="0" w:type="auto"/>
        <w:tblLook w:val="04A0" w:firstRow="1" w:lastRow="0" w:firstColumn="1" w:lastColumn="0" w:noHBand="0" w:noVBand="1"/>
      </w:tblPr>
      <w:tblGrid>
        <w:gridCol w:w="4951"/>
        <w:gridCol w:w="4975"/>
      </w:tblGrid>
      <w:tr w:rsidR="00AD6507" w:rsidRPr="00AD6507" w:rsidTr="0018410F">
        <w:tc>
          <w:tcPr>
            <w:tcW w:w="4963" w:type="dxa"/>
          </w:tcPr>
          <w:p w:rsidR="0018410F" w:rsidRPr="00AD6507" w:rsidRDefault="0018410F" w:rsidP="0018410F">
            <w:pPr>
              <w:pStyle w:val="NormalWeb"/>
              <w:spacing w:before="0" w:beforeAutospacing="0" w:after="150" w:afterAutospacing="0" w:line="167" w:lineRule="atLeast"/>
              <w:jc w:val="center"/>
              <w:rPr>
                <w:rFonts w:ascii="Helvetica" w:hAnsi="Helvetica" w:cs="Helvetica"/>
                <w:sz w:val="21"/>
                <w:szCs w:val="21"/>
              </w:rPr>
            </w:pPr>
            <w:r w:rsidRPr="00AD6507">
              <w:rPr>
                <w:rFonts w:asciiTheme="minorHAnsi" w:eastAsiaTheme="minorEastAsia" w:hAnsiTheme="minorHAnsi" w:cstheme="minorHAnsi"/>
                <w:b/>
                <w:noProof/>
                <w:sz w:val="28"/>
                <w:szCs w:val="22"/>
                <w:lang w:val="en-US" w:eastAsia="en-US"/>
              </w:rPr>
              <w:drawing>
                <wp:inline distT="0" distB="0" distL="0" distR="0" wp14:anchorId="5E501CF0" wp14:editId="42731454">
                  <wp:extent cx="3392940" cy="3392940"/>
                  <wp:effectExtent l="0" t="0" r="0" b="0"/>
                  <wp:docPr id="4" name="Picture 4" descr="C:\Users\skybe\AppData\Local\Packages\Microsoft.Office.Desktop_8wekyb3d8bbwe\AC\INetCache\Content.MSO\365543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kybe\AppData\Local\Packages\Microsoft.Office.Desktop_8wekyb3d8bbwe\AC\INetCache\Content.MSO\36554359.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9582" cy="3399582"/>
                          </a:xfrm>
                          <a:prstGeom prst="rect">
                            <a:avLst/>
                          </a:prstGeom>
                          <a:noFill/>
                          <a:ln>
                            <a:noFill/>
                          </a:ln>
                        </pic:spPr>
                      </pic:pic>
                    </a:graphicData>
                  </a:graphic>
                </wp:inline>
              </w:drawing>
            </w:r>
          </w:p>
          <w:p w:rsidR="0018410F" w:rsidRPr="00AD6507" w:rsidRDefault="0018410F" w:rsidP="0018410F">
            <w:pPr>
              <w:pStyle w:val="NormalWeb"/>
              <w:spacing w:before="0" w:beforeAutospacing="0" w:after="150" w:afterAutospacing="0" w:line="167" w:lineRule="atLeast"/>
              <w:jc w:val="center"/>
              <w:rPr>
                <w:rFonts w:ascii="Helvetica" w:hAnsi="Helvetica" w:cs="Helvetica"/>
                <w:sz w:val="21"/>
                <w:szCs w:val="21"/>
              </w:rPr>
            </w:pPr>
            <w:r w:rsidRPr="00AD6507">
              <w:rPr>
                <w:rFonts w:ascii="Helvetica" w:hAnsi="Helvetica" w:cs="Helvetica"/>
                <w:sz w:val="21"/>
                <w:szCs w:val="21"/>
              </w:rPr>
              <w:t>Pearson</w:t>
            </w:r>
          </w:p>
        </w:tc>
        <w:tc>
          <w:tcPr>
            <w:tcW w:w="4963" w:type="dxa"/>
          </w:tcPr>
          <w:p w:rsidR="0018410F" w:rsidRPr="00AD6507" w:rsidRDefault="0018410F" w:rsidP="0018410F">
            <w:pPr>
              <w:pStyle w:val="NormalWeb"/>
              <w:spacing w:before="0" w:beforeAutospacing="0" w:after="150" w:afterAutospacing="0" w:line="167" w:lineRule="atLeast"/>
              <w:jc w:val="center"/>
              <w:rPr>
                <w:rFonts w:ascii="Helvetica" w:hAnsi="Helvetica" w:cs="Helvetica"/>
                <w:sz w:val="21"/>
                <w:szCs w:val="21"/>
              </w:rPr>
            </w:pPr>
            <w:r w:rsidRPr="00AD6507">
              <w:rPr>
                <w:rFonts w:asciiTheme="minorHAnsi" w:hAnsiTheme="minorHAnsi" w:cstheme="minorHAnsi"/>
                <w:noProof/>
              </w:rPr>
              <w:drawing>
                <wp:inline distT="0" distB="0" distL="0" distR="0" wp14:anchorId="5A9413CC" wp14:editId="7DC8562B">
                  <wp:extent cx="3401481" cy="3401481"/>
                  <wp:effectExtent l="0" t="0" r="8890" b="8890"/>
                  <wp:docPr id="7" name="Picture 7" descr="C:\Users\skybe\AppData\Local\Packages\Microsoft.Office.Desktop_8wekyb3d8bbwe\AC\INetCache\Content.MSO\8ABA09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be\AppData\Local\Packages\Microsoft.Office.Desktop_8wekyb3d8bbwe\AC\INetCache\Content.MSO\8ABA0937.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04080" cy="3404080"/>
                          </a:xfrm>
                          <a:prstGeom prst="rect">
                            <a:avLst/>
                          </a:prstGeom>
                          <a:noFill/>
                          <a:ln>
                            <a:noFill/>
                          </a:ln>
                        </pic:spPr>
                      </pic:pic>
                    </a:graphicData>
                  </a:graphic>
                </wp:inline>
              </w:drawing>
            </w:r>
          </w:p>
          <w:p w:rsidR="0018410F" w:rsidRPr="00AD6507" w:rsidRDefault="0018410F" w:rsidP="0018410F">
            <w:pPr>
              <w:pStyle w:val="NormalWeb"/>
              <w:spacing w:before="0" w:beforeAutospacing="0" w:after="150" w:afterAutospacing="0" w:line="167" w:lineRule="atLeast"/>
              <w:jc w:val="center"/>
              <w:rPr>
                <w:rFonts w:ascii="Helvetica" w:hAnsi="Helvetica" w:cs="Helvetica"/>
                <w:sz w:val="21"/>
                <w:szCs w:val="21"/>
              </w:rPr>
            </w:pPr>
            <w:r w:rsidRPr="00AD6507">
              <w:rPr>
                <w:rFonts w:ascii="Helvetica" w:hAnsi="Helvetica" w:cs="Helvetica"/>
                <w:sz w:val="21"/>
                <w:szCs w:val="21"/>
              </w:rPr>
              <w:t>Spearman</w:t>
            </w:r>
          </w:p>
        </w:tc>
      </w:tr>
    </w:tbl>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The plot shows high correlations between:</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smart_4_raw | </w:t>
      </w:r>
      <w:r w:rsidRPr="00AD6507">
        <w:rPr>
          <w:rFonts w:cstheme="minorHAnsi"/>
          <w:b w:val="0"/>
          <w:strike/>
          <w:color w:val="auto"/>
          <w:sz w:val="22"/>
        </w:rPr>
        <w:t>smart_192_raw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smart_4_raw | </w:t>
      </w:r>
      <w:r w:rsidRPr="00AD6507">
        <w:rPr>
          <w:rFonts w:cstheme="minorHAnsi"/>
          <w:b w:val="0"/>
          <w:strike/>
          <w:color w:val="auto"/>
          <w:sz w:val="22"/>
        </w:rPr>
        <w:t>smart_194_raw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smart_9_raw | </w:t>
      </w:r>
      <w:r w:rsidRPr="00AD6507">
        <w:rPr>
          <w:rFonts w:cstheme="minorHAnsi"/>
          <w:b w:val="0"/>
          <w:strike/>
          <w:color w:val="auto"/>
          <w:sz w:val="22"/>
        </w:rPr>
        <w:t>smart_196_raw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lastRenderedPageBreak/>
        <w:t xml:space="preserve">smart_9_raw | </w:t>
      </w:r>
      <w:r w:rsidRPr="00AD6507">
        <w:rPr>
          <w:rFonts w:cstheme="minorHAnsi"/>
          <w:b w:val="0"/>
          <w:strike/>
          <w:color w:val="auto"/>
          <w:sz w:val="22"/>
        </w:rPr>
        <w:t>smart_250_raw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smart_9_raw | </w:t>
      </w:r>
      <w:r w:rsidRPr="00AD6507">
        <w:rPr>
          <w:rFonts w:cstheme="minorHAnsi"/>
          <w:b w:val="0"/>
          <w:strike/>
          <w:color w:val="auto"/>
          <w:sz w:val="22"/>
        </w:rPr>
        <w:t>smart_251_raw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smart_192_raw | </w:t>
      </w:r>
      <w:r w:rsidRPr="00AD6507">
        <w:rPr>
          <w:rFonts w:cstheme="minorHAnsi"/>
          <w:b w:val="0"/>
          <w:strike/>
          <w:color w:val="auto"/>
          <w:sz w:val="22"/>
        </w:rPr>
        <w:t>smart_196_raw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smart_193_raw | smart_242_raw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smart_195_raw | </w:t>
      </w:r>
      <w:r w:rsidRPr="00AD6507">
        <w:rPr>
          <w:rFonts w:cstheme="minorHAnsi"/>
          <w:b w:val="0"/>
          <w:strike/>
          <w:color w:val="auto"/>
          <w:sz w:val="22"/>
        </w:rPr>
        <w:t>smart_196_raw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smart_198_raw | </w:t>
      </w:r>
      <w:r w:rsidRPr="00AD6507">
        <w:rPr>
          <w:rFonts w:cstheme="minorHAnsi"/>
          <w:b w:val="0"/>
          <w:strike/>
          <w:color w:val="auto"/>
          <w:sz w:val="22"/>
        </w:rPr>
        <w:t>smart_197_raw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smart_199_raw | </w:t>
      </w:r>
      <w:r w:rsidRPr="00AD6507">
        <w:rPr>
          <w:rFonts w:cstheme="minorHAnsi"/>
          <w:b w:val="0"/>
          <w:strike/>
          <w:color w:val="auto"/>
          <w:sz w:val="22"/>
        </w:rPr>
        <w:t>smart_200_raw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smart_198_raw | </w:t>
      </w:r>
      <w:r w:rsidRPr="00AD6507">
        <w:rPr>
          <w:rFonts w:cstheme="minorHAnsi"/>
          <w:b w:val="0"/>
          <w:strike/>
          <w:color w:val="auto"/>
          <w:sz w:val="22"/>
        </w:rPr>
        <w:t>smart_220_raw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smart_224_raw | </w:t>
      </w:r>
      <w:r w:rsidRPr="00AD6507">
        <w:rPr>
          <w:rFonts w:cstheme="minorHAnsi"/>
          <w:b w:val="0"/>
          <w:strike/>
          <w:color w:val="auto"/>
          <w:sz w:val="22"/>
        </w:rPr>
        <w:t>smart_225_raw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smart_242_raw | </w:t>
      </w:r>
      <w:r w:rsidRPr="00AD6507">
        <w:rPr>
          <w:rFonts w:cstheme="minorHAnsi"/>
          <w:b w:val="0"/>
          <w:strike/>
          <w:color w:val="auto"/>
          <w:sz w:val="22"/>
        </w:rPr>
        <w:t>smart_250_raw</w:t>
      </w:r>
    </w:p>
    <w:p w:rsidR="00F87217" w:rsidRPr="00AD6507" w:rsidRDefault="00F87217" w:rsidP="00F87217">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Crossed out variables (e.g.</w:t>
      </w:r>
      <w:r w:rsidRPr="00AD6507">
        <w:rPr>
          <w:rFonts w:asciiTheme="minorHAnsi" w:hAnsiTheme="minorHAnsi" w:cstheme="minorHAnsi"/>
          <w:strike/>
          <w:sz w:val="22"/>
        </w:rPr>
        <w:t xml:space="preserve"> smart_225_raw)</w:t>
      </w:r>
      <w:r w:rsidRPr="00AD6507">
        <w:rPr>
          <w:rFonts w:asciiTheme="minorHAnsi" w:hAnsiTheme="minorHAnsi" w:cstheme="minorHAnsi"/>
        </w:rPr>
        <w:t xml:space="preserve"> should be dropped from the dataset. In addition, we will keep the following variables: smart_4_raw; smart_9_raw; smart_193_raw; smart_195_raw; smart_198_raw; smart_199_raw; smart_198_raw; smart_224_raw; smart_242_raw. </w:t>
      </w:r>
    </w:p>
    <w:p w:rsidR="009766E3" w:rsidRPr="00AD6507" w:rsidRDefault="009766E3" w:rsidP="009766E3">
      <w:pPr>
        <w:pStyle w:val="Heading2"/>
        <w:spacing w:before="300" w:after="150"/>
        <w:rPr>
          <w:rFonts w:cstheme="minorHAnsi"/>
          <w:color w:val="auto"/>
          <w:sz w:val="45"/>
          <w:szCs w:val="45"/>
        </w:rPr>
      </w:pPr>
      <w:r w:rsidRPr="00AD6507">
        <w:rPr>
          <w:rFonts w:cstheme="minorHAnsi"/>
          <w:b/>
          <w:bCs/>
          <w:color w:val="auto"/>
          <w:sz w:val="45"/>
          <w:szCs w:val="45"/>
        </w:rPr>
        <w:t>Next Steps</w:t>
      </w:r>
    </w:p>
    <w:p w:rsidR="009766E3" w:rsidRPr="00AD6507" w:rsidRDefault="009766E3" w:rsidP="00877123">
      <w:pPr>
        <w:pStyle w:val="ListParagraph"/>
        <w:numPr>
          <w:ilvl w:val="0"/>
          <w:numId w:val="18"/>
        </w:numPr>
        <w:rPr>
          <w:b w:val="0"/>
          <w:color w:val="auto"/>
          <w:sz w:val="24"/>
        </w:rPr>
      </w:pPr>
      <w:r w:rsidRPr="00AD6507">
        <w:rPr>
          <w:b w:val="0"/>
          <w:color w:val="auto"/>
          <w:sz w:val="24"/>
        </w:rPr>
        <w:t xml:space="preserve">Remove columns with &gt; 90% missing values, </w:t>
      </w:r>
      <w:proofErr w:type="spellStart"/>
      <w:r w:rsidRPr="00AD6507">
        <w:rPr>
          <w:b w:val="0"/>
          <w:color w:val="auto"/>
          <w:sz w:val="24"/>
        </w:rPr>
        <w:t>normalised</w:t>
      </w:r>
      <w:proofErr w:type="spellEnd"/>
      <w:r w:rsidRPr="00AD6507">
        <w:rPr>
          <w:b w:val="0"/>
          <w:color w:val="auto"/>
          <w:sz w:val="24"/>
        </w:rPr>
        <w:t xml:space="preserve"> columns, and columns with 0 variances</w:t>
      </w:r>
    </w:p>
    <w:p w:rsidR="009766E3" w:rsidRPr="00AD6507" w:rsidRDefault="009766E3" w:rsidP="00877123">
      <w:pPr>
        <w:pStyle w:val="ListParagraph"/>
        <w:numPr>
          <w:ilvl w:val="0"/>
          <w:numId w:val="18"/>
        </w:numPr>
        <w:rPr>
          <w:b w:val="0"/>
          <w:color w:val="auto"/>
          <w:sz w:val="24"/>
        </w:rPr>
      </w:pPr>
      <w:r w:rsidRPr="00AD6507">
        <w:rPr>
          <w:b w:val="0"/>
          <w:color w:val="auto"/>
          <w:sz w:val="24"/>
        </w:rPr>
        <w:t>Remove columns based on high correlation findings</w:t>
      </w:r>
    </w:p>
    <w:p w:rsidR="009766E3" w:rsidRPr="00AD6507" w:rsidRDefault="009766E3" w:rsidP="00877123">
      <w:pPr>
        <w:pStyle w:val="ListParagraph"/>
        <w:numPr>
          <w:ilvl w:val="0"/>
          <w:numId w:val="18"/>
        </w:numPr>
        <w:rPr>
          <w:b w:val="0"/>
          <w:color w:val="auto"/>
          <w:sz w:val="24"/>
        </w:rPr>
      </w:pPr>
      <w:r w:rsidRPr="00AD6507">
        <w:rPr>
          <w:b w:val="0"/>
          <w:color w:val="auto"/>
          <w:sz w:val="24"/>
        </w:rPr>
        <w:t>Select sub-section of observations that have the most data available</w:t>
      </w:r>
    </w:p>
    <w:p w:rsidR="009766E3" w:rsidRPr="00AD6507" w:rsidRDefault="009766E3" w:rsidP="00877123">
      <w:pPr>
        <w:pStyle w:val="ListParagraph"/>
        <w:numPr>
          <w:ilvl w:val="0"/>
          <w:numId w:val="18"/>
        </w:numPr>
        <w:rPr>
          <w:b w:val="0"/>
          <w:color w:val="auto"/>
          <w:sz w:val="24"/>
        </w:rPr>
      </w:pPr>
      <w:r w:rsidRPr="00AD6507">
        <w:rPr>
          <w:b w:val="0"/>
          <w:color w:val="auto"/>
          <w:sz w:val="24"/>
        </w:rPr>
        <w:t xml:space="preserve">Fill in in missing values using averages </w:t>
      </w:r>
      <w:proofErr w:type="spellStart"/>
      <w:r w:rsidRPr="00AD6507">
        <w:rPr>
          <w:b w:val="0"/>
          <w:color w:val="auto"/>
          <w:sz w:val="24"/>
        </w:rPr>
        <w:t>src</w:t>
      </w:r>
      <w:proofErr w:type="spellEnd"/>
      <w:r w:rsidRPr="00AD6507">
        <w:rPr>
          <w:b w:val="0"/>
          <w:color w:val="auto"/>
          <w:sz w:val="24"/>
        </w:rPr>
        <w:t>: </w:t>
      </w:r>
      <w:hyperlink r:id="rId28" w:history="1">
        <w:r w:rsidRPr="00AD6507">
          <w:rPr>
            <w:rStyle w:val="Hyperlink"/>
            <w:b w:val="0"/>
            <w:color w:val="auto"/>
            <w:sz w:val="24"/>
            <w:u w:val="none"/>
          </w:rPr>
          <w:t>Towards Data Science</w:t>
        </w:r>
      </w:hyperlink>
      <w:r w:rsidRPr="00AD6507">
        <w:rPr>
          <w:b w:val="0"/>
          <w:color w:val="auto"/>
          <w:sz w:val="24"/>
        </w:rPr>
        <w:t>)</w:t>
      </w:r>
    </w:p>
    <w:p w:rsidR="00FB31DA" w:rsidRPr="00AD6507" w:rsidRDefault="00FB31DA" w:rsidP="00FB31DA">
      <w:pPr>
        <w:rPr>
          <w:rFonts w:cstheme="minorHAnsi"/>
          <w:color w:val="auto"/>
        </w:rPr>
      </w:pPr>
    </w:p>
    <w:p w:rsidR="0087605E" w:rsidRPr="00AD6507" w:rsidRDefault="0087605E" w:rsidP="00FB31DA">
      <w:pPr>
        <w:rPr>
          <w:rFonts w:cstheme="minorHAnsi"/>
          <w:color w:val="auto"/>
        </w:rPr>
      </w:pPr>
    </w:p>
    <w:p w:rsidR="00FB31DA" w:rsidRPr="00AD6507" w:rsidRDefault="00FB31DA">
      <w:pPr>
        <w:spacing w:after="200"/>
        <w:rPr>
          <w:rFonts w:cstheme="minorHAnsi"/>
          <w:color w:val="auto"/>
        </w:rPr>
      </w:pPr>
      <w:r w:rsidRPr="00AD6507">
        <w:rPr>
          <w:rFonts w:cstheme="minorHAnsi"/>
          <w:color w:val="auto"/>
        </w:rPr>
        <w:br w:type="page"/>
      </w:r>
    </w:p>
    <w:p w:rsidR="00FB31DA" w:rsidRPr="00AD6507" w:rsidRDefault="00D562B6" w:rsidP="00FB31DA">
      <w:pPr>
        <w:pStyle w:val="Heading1"/>
        <w:rPr>
          <w:rFonts w:asciiTheme="minorHAnsi" w:hAnsiTheme="minorHAnsi" w:cstheme="minorHAnsi"/>
          <w:color w:val="auto"/>
        </w:rPr>
      </w:pPr>
      <w:r w:rsidRPr="00AD6507">
        <w:rPr>
          <w:rFonts w:asciiTheme="minorHAnsi" w:hAnsiTheme="minorHAnsi" w:cstheme="minorHAnsi"/>
          <w:color w:val="auto"/>
        </w:rPr>
        <w:lastRenderedPageBreak/>
        <w:t>Preparing the Data</w:t>
      </w:r>
    </w:p>
    <w:tbl>
      <w:tblPr>
        <w:tblW w:w="9999" w:type="dxa"/>
        <w:tblInd w:w="40" w:type="dxa"/>
        <w:tblCellMar>
          <w:left w:w="0" w:type="dxa"/>
          <w:right w:w="0" w:type="dxa"/>
        </w:tblCellMar>
        <w:tblLook w:val="0000" w:firstRow="0" w:lastRow="0" w:firstColumn="0" w:lastColumn="0" w:noHBand="0" w:noVBand="0"/>
      </w:tblPr>
      <w:tblGrid>
        <w:gridCol w:w="9999"/>
      </w:tblGrid>
      <w:tr w:rsidR="00AD6507" w:rsidRPr="00AD6507" w:rsidTr="00A93AB3">
        <w:trPr>
          <w:trHeight w:val="3546"/>
        </w:trPr>
        <w:tc>
          <w:tcPr>
            <w:tcW w:w="9999" w:type="dxa"/>
          </w:tcPr>
          <w:p w:rsidR="00EA0A99" w:rsidRPr="00AD6507" w:rsidRDefault="00EA0A99" w:rsidP="00EA0A99">
            <w:pPr>
              <w:pStyle w:val="NormalWeb"/>
              <w:spacing w:before="0" w:beforeAutospacing="0" w:after="150" w:afterAutospacing="0"/>
              <w:rPr>
                <w:rFonts w:asciiTheme="minorHAnsi" w:hAnsiTheme="minorHAnsi" w:cstheme="minorHAnsi"/>
              </w:rPr>
            </w:pPr>
            <w:r w:rsidRPr="00AD6507">
              <w:rPr>
                <w:rFonts w:asciiTheme="minorHAnsi" w:hAnsiTheme="minorHAnsi" w:cstheme="minorHAnsi"/>
                <w:b/>
              </w:rPr>
              <w:t xml:space="preserve">Dataset: </w:t>
            </w:r>
            <w:r w:rsidRPr="00AD6507">
              <w:rPr>
                <w:rFonts w:asciiTheme="minorHAnsi" w:hAnsiTheme="minorHAnsi" w:cstheme="minorHAnsi"/>
              </w:rPr>
              <w:t>02 - collected.xlsx</w:t>
            </w:r>
          </w:p>
          <w:p w:rsidR="00EA0A99" w:rsidRPr="00AD6507" w:rsidRDefault="00EA0A99" w:rsidP="00EA0A99">
            <w:pPr>
              <w:pStyle w:val="NormalWeb"/>
              <w:spacing w:before="0" w:beforeAutospacing="0" w:after="150" w:afterAutospacing="0"/>
              <w:rPr>
                <w:rFonts w:asciiTheme="minorHAnsi" w:hAnsiTheme="minorHAnsi" w:cstheme="minorHAnsi"/>
              </w:rPr>
            </w:pPr>
            <w:r w:rsidRPr="00AD6507">
              <w:rPr>
                <w:rFonts w:asciiTheme="minorHAnsi" w:hAnsiTheme="minorHAnsi" w:cstheme="minorHAnsi"/>
                <w:b/>
              </w:rPr>
              <w:t>Code:</w:t>
            </w:r>
            <w:r w:rsidRPr="00AD6507">
              <w:rPr>
                <w:rFonts w:asciiTheme="minorHAnsi" w:hAnsiTheme="minorHAnsi" w:cstheme="minorHAnsi"/>
              </w:rPr>
              <w:t xml:space="preserve"> 02 - </w:t>
            </w:r>
            <w:proofErr w:type="spellStart"/>
            <w:r w:rsidRPr="00AD6507">
              <w:rPr>
                <w:rFonts w:asciiTheme="minorHAnsi" w:hAnsiTheme="minorHAnsi" w:cstheme="minorHAnsi"/>
              </w:rPr>
              <w:t>Imputation.R</w:t>
            </w:r>
            <w:proofErr w:type="spellEnd"/>
          </w:p>
          <w:sdt>
            <w:sdtPr>
              <w:rPr>
                <w:rFonts w:cstheme="minorHAnsi"/>
                <w:color w:val="auto"/>
              </w:rPr>
              <w:id w:val="238602939"/>
              <w:placeholder>
                <w:docPart w:val="65811345679942ADB5A8ABBF00EBFE75"/>
              </w:placeholder>
              <w:showingPlcHdr/>
              <w15:dataBinding w:prefixMappings="xmlns:ns0='http://schemas.microsoft.com/temp/samples' " w:xpath="/ns0:employees[1]/ns0:employee[1]/ns0:CompanyName[1]" w:storeItemID="{00000000-0000-0000-0000-000000000000}"/>
              <w15:appearance w15:val="hidden"/>
            </w:sdtPr>
            <w:sdtEndPr/>
            <w:sdtContent>
              <w:p w:rsidR="00FB31DA" w:rsidRPr="00AD6507" w:rsidRDefault="00FB31DA" w:rsidP="00A93AB3">
                <w:pPr>
                  <w:pStyle w:val="Heading2"/>
                  <w:rPr>
                    <w:rFonts w:cstheme="minorHAnsi"/>
                    <w:color w:val="auto"/>
                  </w:rPr>
                </w:pPr>
                <w:r w:rsidRPr="00AD6507">
                  <w:rPr>
                    <w:rFonts w:cstheme="minorHAnsi"/>
                    <w:color w:val="auto"/>
                  </w:rPr>
                  <w:t>Subtitle Text Here</w:t>
                </w:r>
              </w:p>
            </w:sdtContent>
          </w:sdt>
          <w:p w:rsidR="00FB31DA" w:rsidRPr="00AD6507" w:rsidRDefault="00FB31DA" w:rsidP="00A93AB3">
            <w:pPr>
              <w:rPr>
                <w:rFonts w:cstheme="minorHAnsi"/>
                <w:color w:val="auto"/>
              </w:rPr>
            </w:pPr>
          </w:p>
          <w:sdt>
            <w:sdtPr>
              <w:rPr>
                <w:rFonts w:cstheme="minorHAnsi"/>
                <w:color w:val="auto"/>
              </w:rPr>
              <w:id w:val="-749271167"/>
              <w:placeholder>
                <w:docPart w:val="40C36600FE7544F5A07524F3FDC4A94F"/>
              </w:placeholder>
              <w:temporary/>
              <w:showingPlcHdr/>
              <w15:appearance w15:val="hidden"/>
            </w:sdtPr>
            <w:sdtEndPr/>
            <w:sdtContent>
              <w:p w:rsidR="00FB31DA" w:rsidRPr="00AD6507" w:rsidRDefault="00FB31DA" w:rsidP="00A93AB3">
                <w:pPr>
                  <w:pStyle w:val="Content"/>
                  <w:rPr>
                    <w:rFonts w:cstheme="minorHAnsi"/>
                    <w:color w:val="auto"/>
                  </w:rPr>
                </w:pPr>
                <w:r w:rsidRPr="00AD6507">
                  <w:rPr>
                    <w:rFonts w:cstheme="minorHAnsi"/>
                    <w:color w:val="auto"/>
                  </w:rPr>
                  <w:t>To get started right away, just tap any placeholder text (such as this) and start typing to replace it with your own.</w:t>
                </w:r>
              </w:p>
            </w:sdtContent>
          </w:sdt>
          <w:p w:rsidR="00FB31DA" w:rsidRPr="00AD6507" w:rsidRDefault="00FB31DA" w:rsidP="00A93AB3">
            <w:pPr>
              <w:rPr>
                <w:rFonts w:cstheme="minorHAnsi"/>
                <w:color w:val="auto"/>
              </w:rPr>
            </w:pPr>
          </w:p>
          <w:sdt>
            <w:sdtPr>
              <w:rPr>
                <w:rFonts w:cstheme="minorHAnsi"/>
                <w:color w:val="auto"/>
              </w:rPr>
              <w:id w:val="573178003"/>
              <w:placeholder>
                <w:docPart w:val="2136E9F473004BC59B2CEBE010F0935C"/>
              </w:placeholder>
              <w:temporary/>
              <w:showingPlcHdr/>
              <w15:appearance w15:val="hidden"/>
            </w:sdtPr>
            <w:sdtEndPr/>
            <w:sdtContent>
              <w:p w:rsidR="00FB31DA" w:rsidRPr="00AD6507" w:rsidRDefault="00FB31DA" w:rsidP="00A93AB3">
                <w:pPr>
                  <w:pStyle w:val="Content"/>
                  <w:rPr>
                    <w:rFonts w:cstheme="minorHAnsi"/>
                    <w:color w:val="auto"/>
                  </w:rPr>
                </w:pPr>
                <w:r w:rsidRPr="00AD6507">
                  <w:rPr>
                    <w:rFonts w:cstheme="minorHAnsi"/>
                    <w:color w:val="auto"/>
                  </w:rPr>
                  <w:t xml:space="preserve">Want to insert a picture from your files or add a shape, text box, or table? You got it! On the Insert tab of the ribbon, just tap the option you need. </w:t>
                </w:r>
              </w:p>
            </w:sdtContent>
          </w:sdt>
        </w:tc>
      </w:tr>
      <w:tr w:rsidR="00AD6507" w:rsidRPr="00AD6507" w:rsidTr="00A93AB3">
        <w:trPr>
          <w:trHeight w:val="1899"/>
        </w:trPr>
        <w:tc>
          <w:tcPr>
            <w:tcW w:w="9999" w:type="dxa"/>
            <w:shd w:val="clear" w:color="auto" w:fill="F2F2F2" w:themeFill="background1" w:themeFillShade="F2"/>
            <w:vAlign w:val="center"/>
          </w:tcPr>
          <w:p w:rsidR="00FB31DA" w:rsidRPr="00AD6507" w:rsidRDefault="00FB31DA" w:rsidP="00A93AB3">
            <w:pPr>
              <w:pStyle w:val="EmphasisText"/>
              <w:jc w:val="center"/>
              <w:rPr>
                <w:rFonts w:cstheme="minorHAnsi"/>
                <w:color w:val="auto"/>
              </w:rPr>
            </w:pPr>
            <w:r w:rsidRPr="00AD6507">
              <w:rPr>
                <w:rFonts w:cstheme="minorHAnsi"/>
                <w:noProof/>
                <w:color w:val="auto"/>
              </w:rPr>
              <mc:AlternateContent>
                <mc:Choice Requires="wps">
                  <w:drawing>
                    <wp:inline distT="0" distB="0" distL="0" distR="0" wp14:anchorId="0B956128" wp14:editId="7CBCEB1B">
                      <wp:extent cx="5422005" cy="695459"/>
                      <wp:effectExtent l="0" t="0" r="0" b="0"/>
                      <wp:docPr id="10" name="Text Box 10"/>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0"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AD6507" w:rsidTr="00A93AB3">
        <w:trPr>
          <w:trHeight w:val="5931"/>
        </w:trPr>
        <w:tc>
          <w:tcPr>
            <w:tcW w:w="9999" w:type="dxa"/>
          </w:tcPr>
          <w:p w:rsidR="00FB31DA" w:rsidRPr="00AD6507" w:rsidRDefault="00FB31DA" w:rsidP="00A93AB3">
            <w:pPr>
              <w:pStyle w:val="EmphasisText"/>
              <w:rPr>
                <w:rFonts w:cstheme="minorHAnsi"/>
                <w:i/>
                <w:color w:val="auto"/>
                <w:sz w:val="36"/>
              </w:rPr>
            </w:pPr>
          </w:p>
          <w:sdt>
            <w:sdtPr>
              <w:rPr>
                <w:rFonts w:cstheme="minorHAnsi"/>
                <w:color w:val="auto"/>
              </w:rPr>
              <w:id w:val="1204367770"/>
              <w:placeholder>
                <w:docPart w:val="890AA07674294A33885351C45830554B"/>
              </w:placeholder>
              <w:temporary/>
              <w:showingPlcHdr/>
              <w15:appearance w15:val="hidden"/>
            </w:sdtPr>
            <w:sdtEndPr/>
            <w:sdtContent>
              <w:p w:rsidR="00FB31DA" w:rsidRPr="00AD6507" w:rsidRDefault="00FB31DA" w:rsidP="00A93AB3">
                <w:pPr>
                  <w:pStyle w:val="Content"/>
                  <w:rPr>
                    <w:rFonts w:cstheme="minorHAnsi"/>
                    <w:color w:val="auto"/>
                  </w:rPr>
                </w:pPr>
                <w:r w:rsidRPr="00AD6507">
                  <w:rPr>
                    <w:rFonts w:cstheme="minorHAnsi"/>
                    <w:color w:val="auto"/>
                  </w:rPr>
                  <w:t>To get started right away, just tap any placeholder text (such as this) and start typing to replace it with your own.</w:t>
                </w:r>
              </w:p>
            </w:sdtContent>
          </w:sdt>
          <w:p w:rsidR="00FB31DA" w:rsidRPr="00AD6507" w:rsidRDefault="00FB31DA" w:rsidP="00A93AB3">
            <w:pPr>
              <w:pStyle w:val="Content"/>
              <w:rPr>
                <w:rFonts w:cstheme="minorHAnsi"/>
                <w:color w:val="auto"/>
              </w:rPr>
            </w:pPr>
          </w:p>
          <w:sdt>
            <w:sdtPr>
              <w:rPr>
                <w:rFonts w:cstheme="minorHAnsi"/>
                <w:color w:val="auto"/>
              </w:rPr>
              <w:id w:val="1107226602"/>
              <w:placeholder>
                <w:docPart w:val="39F9556C8B3143029BF80E20501BFC9D"/>
              </w:placeholder>
              <w:temporary/>
              <w:showingPlcHdr/>
              <w15:appearance w15:val="hidden"/>
            </w:sdtPr>
            <w:sdtEndPr/>
            <w:sdtContent>
              <w:p w:rsidR="00FB31DA" w:rsidRPr="00AD6507" w:rsidRDefault="00FB31DA" w:rsidP="00A93AB3">
                <w:pPr>
                  <w:pStyle w:val="Content"/>
                  <w:rPr>
                    <w:rFonts w:cstheme="minorHAnsi"/>
                    <w:color w:val="auto"/>
                  </w:rPr>
                </w:pPr>
                <w:r w:rsidRPr="00AD6507">
                  <w:rPr>
                    <w:rFonts w:cstheme="minorHAnsi"/>
                    <w:color w:val="auto"/>
                  </w:rPr>
                  <w:t xml:space="preserve">Want to insert a picture from your files or add a shape, text box, or table? You got it! On the Insert tab of the ribbon, just tap the option you need. </w:t>
                </w:r>
              </w:p>
            </w:sdtContent>
          </w:sdt>
          <w:p w:rsidR="00FB31DA" w:rsidRPr="00AD6507" w:rsidRDefault="00FB31DA" w:rsidP="00A93AB3">
            <w:pPr>
              <w:pStyle w:val="Content"/>
              <w:rPr>
                <w:rFonts w:cstheme="minorHAnsi"/>
                <w:i/>
                <w:color w:val="auto"/>
                <w:sz w:val="36"/>
              </w:rPr>
            </w:pPr>
          </w:p>
          <w:p w:rsidR="00FB31DA" w:rsidRPr="00AD6507" w:rsidRDefault="00FB31DA" w:rsidP="00A93AB3">
            <w:pPr>
              <w:pStyle w:val="Content"/>
              <w:rPr>
                <w:rFonts w:cstheme="minorHAnsi"/>
                <w:i/>
                <w:color w:val="auto"/>
                <w:sz w:val="36"/>
              </w:rPr>
            </w:pPr>
          </w:p>
          <w:p w:rsidR="00FB31DA" w:rsidRPr="00AD6507" w:rsidRDefault="00FB31DA" w:rsidP="00A93AB3">
            <w:pPr>
              <w:pStyle w:val="Content"/>
              <w:rPr>
                <w:rFonts w:cstheme="minorHAnsi"/>
                <w:i/>
                <w:color w:val="auto"/>
                <w:sz w:val="36"/>
              </w:rPr>
            </w:pPr>
          </w:p>
        </w:tc>
      </w:tr>
    </w:tbl>
    <w:p w:rsidR="00FB31DA" w:rsidRPr="00AD6507" w:rsidRDefault="00FB31DA" w:rsidP="00FB31DA">
      <w:pPr>
        <w:rPr>
          <w:rFonts w:cstheme="minorHAnsi"/>
          <w:color w:val="auto"/>
        </w:rPr>
      </w:pPr>
    </w:p>
    <w:p w:rsidR="00FB31DA" w:rsidRPr="00AD6507" w:rsidRDefault="00FB31DA">
      <w:pPr>
        <w:spacing w:after="200"/>
        <w:rPr>
          <w:rFonts w:cstheme="minorHAnsi"/>
          <w:color w:val="auto"/>
        </w:rPr>
      </w:pPr>
      <w:r w:rsidRPr="00AD6507">
        <w:rPr>
          <w:rFonts w:cstheme="minorHAnsi"/>
          <w:color w:val="auto"/>
        </w:rPr>
        <w:br w:type="page"/>
      </w:r>
    </w:p>
    <w:p w:rsidR="00FB31DA" w:rsidRPr="00AD6507" w:rsidRDefault="00BA0DBB" w:rsidP="00FB31DA">
      <w:pPr>
        <w:pStyle w:val="Heading1"/>
        <w:rPr>
          <w:rFonts w:asciiTheme="minorHAnsi" w:hAnsiTheme="minorHAnsi" w:cstheme="minorHAnsi"/>
          <w:color w:val="auto"/>
        </w:rPr>
      </w:pPr>
      <w:r w:rsidRPr="00AD6507">
        <w:rPr>
          <w:rFonts w:asciiTheme="minorHAnsi" w:hAnsiTheme="minorHAnsi" w:cstheme="minorHAnsi"/>
          <w:color w:val="auto"/>
        </w:rPr>
        <w:lastRenderedPageBreak/>
        <w:t>Building Models to Predict Good Hard Drives</w:t>
      </w:r>
    </w:p>
    <w:tbl>
      <w:tblPr>
        <w:tblW w:w="9741" w:type="dxa"/>
        <w:tblInd w:w="40" w:type="dxa"/>
        <w:tblCellMar>
          <w:left w:w="0" w:type="dxa"/>
          <w:right w:w="0" w:type="dxa"/>
        </w:tblCellMar>
        <w:tblLook w:val="0000" w:firstRow="0" w:lastRow="0" w:firstColumn="0" w:lastColumn="0" w:noHBand="0" w:noVBand="0"/>
      </w:tblPr>
      <w:tblGrid>
        <w:gridCol w:w="9741"/>
      </w:tblGrid>
      <w:tr w:rsidR="00AD6507" w:rsidRPr="00AD6507" w:rsidTr="00236E2C">
        <w:trPr>
          <w:trHeight w:val="1968"/>
        </w:trPr>
        <w:tc>
          <w:tcPr>
            <w:tcW w:w="9741" w:type="dxa"/>
          </w:tcPr>
          <w:p w:rsidR="004C0CA1" w:rsidRPr="00AD6507" w:rsidRDefault="004C0CA1" w:rsidP="004C0CA1">
            <w:pPr>
              <w:pStyle w:val="NormalWeb"/>
              <w:spacing w:before="0" w:beforeAutospacing="0" w:after="150" w:afterAutospacing="0"/>
              <w:rPr>
                <w:rFonts w:asciiTheme="minorHAnsi" w:hAnsiTheme="minorHAnsi" w:cstheme="minorHAnsi"/>
              </w:rPr>
            </w:pPr>
            <w:r w:rsidRPr="00AD6507">
              <w:rPr>
                <w:rFonts w:asciiTheme="minorHAnsi" w:hAnsiTheme="minorHAnsi" w:cstheme="minorHAnsi"/>
                <w:b/>
              </w:rPr>
              <w:t xml:space="preserve">Dataset: </w:t>
            </w:r>
            <w:r w:rsidRPr="00AD6507">
              <w:rPr>
                <w:rFonts w:asciiTheme="minorHAnsi" w:hAnsiTheme="minorHAnsi" w:cstheme="minorHAnsi"/>
              </w:rPr>
              <w:t xml:space="preserve">03 </w:t>
            </w:r>
            <w:r w:rsidR="00EA0A99" w:rsidRPr="00AD6507">
              <w:rPr>
                <w:rFonts w:asciiTheme="minorHAnsi" w:hAnsiTheme="minorHAnsi" w:cstheme="minorHAnsi"/>
              </w:rPr>
              <w:t>–</w:t>
            </w:r>
            <w:r w:rsidRPr="00AD6507">
              <w:rPr>
                <w:rFonts w:asciiTheme="minorHAnsi" w:hAnsiTheme="minorHAnsi" w:cstheme="minorHAnsi"/>
              </w:rPr>
              <w:t xml:space="preserve"> normalized</w:t>
            </w:r>
            <w:r w:rsidR="00EA0A99" w:rsidRPr="00AD6507">
              <w:rPr>
                <w:rFonts w:asciiTheme="minorHAnsi" w:hAnsiTheme="minorHAnsi" w:cstheme="minorHAnsi"/>
              </w:rPr>
              <w:t>.xlsx</w:t>
            </w:r>
          </w:p>
          <w:p w:rsidR="004C0CA1" w:rsidRPr="00AD6507" w:rsidRDefault="004C0CA1" w:rsidP="004C0CA1">
            <w:pPr>
              <w:pStyle w:val="NormalWeb"/>
              <w:spacing w:before="0" w:beforeAutospacing="0" w:after="150" w:afterAutospacing="0"/>
              <w:rPr>
                <w:rFonts w:asciiTheme="minorHAnsi" w:hAnsiTheme="minorHAnsi" w:cstheme="minorHAnsi"/>
              </w:rPr>
            </w:pPr>
            <w:r w:rsidRPr="00AD6507">
              <w:rPr>
                <w:rFonts w:asciiTheme="minorHAnsi" w:hAnsiTheme="minorHAnsi" w:cstheme="minorHAnsi"/>
                <w:b/>
              </w:rPr>
              <w:t>Code:</w:t>
            </w:r>
            <w:r w:rsidRPr="00AD6507">
              <w:rPr>
                <w:rFonts w:asciiTheme="minorHAnsi" w:hAnsiTheme="minorHAnsi" w:cstheme="minorHAnsi"/>
              </w:rPr>
              <w:t xml:space="preserve"> 03 – </w:t>
            </w:r>
            <w:proofErr w:type="spellStart"/>
            <w:r w:rsidRPr="00AD6507">
              <w:rPr>
                <w:rFonts w:asciiTheme="minorHAnsi" w:hAnsiTheme="minorHAnsi" w:cstheme="minorHAnsi"/>
              </w:rPr>
              <w:t>Modelling.R</w:t>
            </w:r>
            <w:proofErr w:type="spellEnd"/>
          </w:p>
          <w:p w:rsidR="00FB31DA" w:rsidRPr="00AD6507" w:rsidRDefault="002466F0" w:rsidP="00A93AB3">
            <w:pPr>
              <w:pStyle w:val="Heading2"/>
              <w:rPr>
                <w:rFonts w:cstheme="minorHAnsi"/>
                <w:color w:val="auto"/>
              </w:rPr>
            </w:pPr>
            <w:r w:rsidRPr="00AD6507">
              <w:rPr>
                <w:rFonts w:cstheme="minorHAnsi"/>
                <w:color w:val="auto"/>
              </w:rPr>
              <w:t>Modelling Techniques</w:t>
            </w:r>
          </w:p>
          <w:p w:rsidR="00FB31DA" w:rsidRPr="00AD6507" w:rsidRDefault="00FB31DA" w:rsidP="00A93AB3">
            <w:pPr>
              <w:rPr>
                <w:rFonts w:cstheme="minorHAnsi"/>
                <w:color w:val="auto"/>
              </w:rPr>
            </w:pPr>
          </w:p>
          <w:p w:rsidR="002466F0" w:rsidRPr="00AD6507" w:rsidRDefault="002466F0" w:rsidP="002466F0">
            <w:pPr>
              <w:pStyle w:val="Content"/>
              <w:rPr>
                <w:rFonts w:cstheme="minorHAnsi"/>
                <w:color w:val="auto"/>
              </w:rPr>
            </w:pPr>
            <w:r w:rsidRPr="00AD6507">
              <w:rPr>
                <w:rFonts w:cstheme="minorHAnsi"/>
                <w:color w:val="auto"/>
              </w:rPr>
              <w:t>The following modeling techniques were used to predict the hard disk failure using the extracted features for our dataset</w:t>
            </w:r>
          </w:p>
        </w:tc>
      </w:tr>
      <w:tr w:rsidR="00AD6507" w:rsidRPr="00AD6507" w:rsidTr="00236E2C">
        <w:trPr>
          <w:trHeight w:val="1899"/>
        </w:trPr>
        <w:tc>
          <w:tcPr>
            <w:tcW w:w="9741" w:type="dxa"/>
            <w:shd w:val="clear" w:color="auto" w:fill="F2F2F2" w:themeFill="background1" w:themeFillShade="F2"/>
            <w:vAlign w:val="center"/>
          </w:tcPr>
          <w:p w:rsidR="002466F0" w:rsidRPr="00AD6507" w:rsidRDefault="002466F0" w:rsidP="002466F0">
            <w:pPr>
              <w:pStyle w:val="Content"/>
              <w:numPr>
                <w:ilvl w:val="0"/>
                <w:numId w:val="21"/>
              </w:numPr>
              <w:rPr>
                <w:rFonts w:cstheme="minorHAnsi"/>
                <w:color w:val="auto"/>
              </w:rPr>
            </w:pPr>
            <w:r w:rsidRPr="00AD6507">
              <w:rPr>
                <w:rFonts w:cstheme="minorHAnsi"/>
                <w:color w:val="auto"/>
              </w:rPr>
              <w:t xml:space="preserve">Decision Tree </w:t>
            </w:r>
          </w:p>
          <w:p w:rsidR="002466F0" w:rsidRPr="00AD6507" w:rsidRDefault="002466F0" w:rsidP="002466F0">
            <w:pPr>
              <w:pStyle w:val="Content"/>
              <w:numPr>
                <w:ilvl w:val="0"/>
                <w:numId w:val="21"/>
              </w:numPr>
              <w:rPr>
                <w:rFonts w:cstheme="minorHAnsi"/>
                <w:color w:val="auto"/>
              </w:rPr>
            </w:pPr>
            <w:r w:rsidRPr="00AD6507">
              <w:rPr>
                <w:rFonts w:cstheme="minorHAnsi"/>
                <w:color w:val="auto"/>
              </w:rPr>
              <w:t>Random Forest</w:t>
            </w:r>
          </w:p>
          <w:p w:rsidR="002466F0" w:rsidRPr="00AD6507" w:rsidRDefault="002466F0" w:rsidP="002466F0">
            <w:pPr>
              <w:pStyle w:val="Content"/>
              <w:numPr>
                <w:ilvl w:val="0"/>
                <w:numId w:val="21"/>
              </w:numPr>
              <w:rPr>
                <w:rFonts w:cstheme="minorHAnsi"/>
                <w:color w:val="auto"/>
              </w:rPr>
            </w:pPr>
            <w:r w:rsidRPr="00AD6507">
              <w:rPr>
                <w:rFonts w:cstheme="minorHAnsi"/>
                <w:color w:val="auto"/>
              </w:rPr>
              <w:t>Gradient Boosting (Adaptive)</w:t>
            </w:r>
          </w:p>
          <w:p w:rsidR="002466F0" w:rsidRPr="00AD6507" w:rsidRDefault="002466F0" w:rsidP="002466F0">
            <w:pPr>
              <w:pStyle w:val="Content"/>
              <w:numPr>
                <w:ilvl w:val="0"/>
                <w:numId w:val="21"/>
              </w:numPr>
              <w:rPr>
                <w:rFonts w:cstheme="minorHAnsi"/>
                <w:color w:val="auto"/>
              </w:rPr>
            </w:pPr>
            <w:r w:rsidRPr="00AD6507">
              <w:rPr>
                <w:rFonts w:cstheme="minorHAnsi"/>
                <w:color w:val="auto"/>
              </w:rPr>
              <w:t>Support Vector Machine</w:t>
            </w:r>
          </w:p>
          <w:p w:rsidR="002466F0" w:rsidRPr="00AD6507" w:rsidRDefault="002466F0" w:rsidP="002466F0">
            <w:pPr>
              <w:pStyle w:val="Content"/>
              <w:numPr>
                <w:ilvl w:val="0"/>
                <w:numId w:val="21"/>
              </w:numPr>
              <w:rPr>
                <w:rFonts w:cstheme="minorHAnsi"/>
                <w:color w:val="auto"/>
              </w:rPr>
            </w:pPr>
            <w:r w:rsidRPr="00AD6507">
              <w:rPr>
                <w:rFonts w:cstheme="minorHAnsi"/>
                <w:color w:val="auto"/>
              </w:rPr>
              <w:t>Logistic Regression</w:t>
            </w:r>
          </w:p>
          <w:p w:rsidR="002466F0" w:rsidRPr="00AD6507" w:rsidRDefault="002466F0" w:rsidP="002466F0">
            <w:pPr>
              <w:pStyle w:val="Content"/>
              <w:numPr>
                <w:ilvl w:val="0"/>
                <w:numId w:val="21"/>
              </w:numPr>
              <w:rPr>
                <w:rFonts w:cstheme="minorHAnsi"/>
                <w:color w:val="auto"/>
              </w:rPr>
            </w:pPr>
            <w:r w:rsidRPr="00AD6507">
              <w:rPr>
                <w:rFonts w:cstheme="minorHAnsi"/>
                <w:color w:val="auto"/>
              </w:rPr>
              <w:t>Multi-Layer Neural Network</w:t>
            </w:r>
          </w:p>
          <w:p w:rsidR="00FB31DA" w:rsidRPr="00AD6507" w:rsidRDefault="00FB31DA" w:rsidP="002466F0">
            <w:pPr>
              <w:pStyle w:val="EmphasisText"/>
              <w:rPr>
                <w:rFonts w:cstheme="minorHAnsi"/>
                <w:color w:val="auto"/>
              </w:rPr>
            </w:pPr>
          </w:p>
        </w:tc>
      </w:tr>
      <w:tr w:rsidR="00AD6507" w:rsidRPr="00AD6507" w:rsidTr="00236E2C">
        <w:trPr>
          <w:trHeight w:val="5931"/>
        </w:trPr>
        <w:tc>
          <w:tcPr>
            <w:tcW w:w="9741" w:type="dxa"/>
          </w:tcPr>
          <w:p w:rsidR="00FB31DA" w:rsidRPr="00AD6507" w:rsidRDefault="00FB31DA" w:rsidP="00A93AB3">
            <w:pPr>
              <w:pStyle w:val="Content"/>
              <w:rPr>
                <w:rFonts w:cstheme="minorHAnsi"/>
                <w:i/>
                <w:color w:val="auto"/>
                <w:sz w:val="36"/>
              </w:rPr>
            </w:pPr>
          </w:p>
          <w:p w:rsidR="002466F0" w:rsidRPr="00AD6507" w:rsidRDefault="002466F0" w:rsidP="00A93AB3">
            <w:pPr>
              <w:pStyle w:val="Content"/>
              <w:rPr>
                <w:rFonts w:cstheme="minorHAnsi"/>
                <w:color w:val="auto"/>
                <w:sz w:val="36"/>
              </w:rPr>
            </w:pPr>
            <w:r w:rsidRPr="00AD6507">
              <w:rPr>
                <w:rFonts w:cstheme="minorHAnsi"/>
                <w:color w:val="auto"/>
                <w:sz w:val="36"/>
              </w:rPr>
              <w:t>Test Design</w:t>
            </w:r>
          </w:p>
          <w:p w:rsidR="002466F0" w:rsidRPr="00AD6507" w:rsidRDefault="002466F0" w:rsidP="00A93AB3">
            <w:pPr>
              <w:pStyle w:val="Content"/>
              <w:rPr>
                <w:rFonts w:cstheme="minorHAnsi"/>
                <w:color w:val="auto"/>
              </w:rPr>
            </w:pPr>
            <w:r w:rsidRPr="00AD6507">
              <w:rPr>
                <w:rFonts w:cstheme="minorHAnsi"/>
                <w:color w:val="auto"/>
              </w:rPr>
              <w:t>While designing the tests that need to be carried out on the model that was built, we decided to carry empirical validation. In this process the dataset was split using the simple split technique. We use multiple split dimensions on each of our different modelling techniques to find the accuracy in every scenario</w:t>
            </w:r>
          </w:p>
          <w:p w:rsidR="002466F0" w:rsidRPr="00AD6507" w:rsidRDefault="002466F0" w:rsidP="00A93AB3">
            <w:pPr>
              <w:pStyle w:val="Content"/>
              <w:rPr>
                <w:rFonts w:cstheme="minorHAnsi"/>
                <w:color w:val="auto"/>
              </w:rPr>
            </w:pPr>
            <w:r w:rsidRPr="00AD6507">
              <w:rPr>
                <w:rFonts w:cstheme="minorHAnsi"/>
                <w:color w:val="auto"/>
              </w:rPr>
              <w:t xml:space="preserve">The split sizes </w:t>
            </w:r>
            <w:r w:rsidR="00BF6697" w:rsidRPr="00AD6507">
              <w:rPr>
                <w:rFonts w:cstheme="minorHAnsi"/>
                <w:color w:val="auto"/>
              </w:rPr>
              <w:t>are:</w:t>
            </w:r>
          </w:p>
          <w:p w:rsidR="00BF6697" w:rsidRPr="00AD6507" w:rsidRDefault="00BF6697" w:rsidP="0059092E">
            <w:pPr>
              <w:pStyle w:val="Content"/>
              <w:numPr>
                <w:ilvl w:val="0"/>
                <w:numId w:val="22"/>
              </w:numPr>
              <w:rPr>
                <w:rFonts w:cstheme="minorHAnsi"/>
                <w:color w:val="auto"/>
              </w:rPr>
            </w:pPr>
            <w:r w:rsidRPr="00AD6507">
              <w:rPr>
                <w:rFonts w:cstheme="minorHAnsi"/>
                <w:color w:val="auto"/>
              </w:rPr>
              <w:t>70% Training, 15% Validation, 15% Testing</w:t>
            </w:r>
          </w:p>
          <w:p w:rsidR="00BF6697" w:rsidRPr="00AD6507" w:rsidRDefault="00BF6697" w:rsidP="00BF6697">
            <w:pPr>
              <w:pStyle w:val="Content"/>
              <w:numPr>
                <w:ilvl w:val="0"/>
                <w:numId w:val="22"/>
              </w:numPr>
              <w:rPr>
                <w:rFonts w:cstheme="minorHAnsi"/>
                <w:color w:val="auto"/>
              </w:rPr>
            </w:pPr>
            <w:r w:rsidRPr="00AD6507">
              <w:rPr>
                <w:rFonts w:cstheme="minorHAnsi"/>
                <w:color w:val="auto"/>
              </w:rPr>
              <w:t>60% Training, 20% Validation, 20% Testing</w:t>
            </w:r>
          </w:p>
          <w:p w:rsidR="00BF6697" w:rsidRPr="00AD6507" w:rsidRDefault="00BF6697" w:rsidP="00BF6697">
            <w:pPr>
              <w:pStyle w:val="Content"/>
              <w:ind w:left="720"/>
              <w:rPr>
                <w:rFonts w:cstheme="minorHAnsi"/>
                <w:color w:val="auto"/>
              </w:rPr>
            </w:pPr>
          </w:p>
          <w:p w:rsidR="00BF6697" w:rsidRPr="00AD6507" w:rsidRDefault="00E64C58" w:rsidP="00A93AB3">
            <w:pPr>
              <w:pStyle w:val="Content"/>
              <w:rPr>
                <w:rFonts w:cstheme="minorHAnsi"/>
                <w:color w:val="auto"/>
                <w:sz w:val="36"/>
              </w:rPr>
            </w:pPr>
            <w:r w:rsidRPr="00AD6507">
              <w:rPr>
                <w:rFonts w:cstheme="minorHAnsi"/>
                <w:color w:val="auto"/>
                <w:sz w:val="36"/>
              </w:rPr>
              <w:t>Build Model</w:t>
            </w:r>
          </w:p>
          <w:p w:rsidR="00E64C58" w:rsidRPr="00AD6507" w:rsidRDefault="00E64C58" w:rsidP="00197885">
            <w:pPr>
              <w:pStyle w:val="Content"/>
              <w:rPr>
                <w:rFonts w:cstheme="minorHAnsi"/>
                <w:color w:val="auto"/>
              </w:rPr>
            </w:pPr>
            <w:r w:rsidRPr="00AD6507">
              <w:rPr>
                <w:rFonts w:cstheme="minorHAnsi"/>
                <w:color w:val="auto"/>
              </w:rPr>
              <w:t xml:space="preserve">The dataset was split into train and test sets based on the test design. For each trial, the records were sampled sampling and trained on each of the selected model. </w:t>
            </w:r>
            <w:r w:rsidR="00197885" w:rsidRPr="00AD6507">
              <w:rPr>
                <w:rFonts w:cstheme="minorHAnsi"/>
                <w:color w:val="auto"/>
              </w:rPr>
              <w:t>k</w:t>
            </w:r>
            <w:r w:rsidRPr="00AD6507">
              <w:rPr>
                <w:rFonts w:cstheme="minorHAnsi"/>
                <w:color w:val="auto"/>
              </w:rPr>
              <w:t xml:space="preserve">-fold cross validation was the evaluation criteria before the final test prediction. The same approach was also considered for the final test sets. The sample runs can be traced to the Appendix section. </w:t>
            </w:r>
          </w:p>
          <w:p w:rsidR="00197885" w:rsidRPr="00AD6507" w:rsidRDefault="00197885" w:rsidP="00197885">
            <w:pPr>
              <w:pStyle w:val="Content"/>
              <w:rPr>
                <w:rFonts w:cstheme="minorHAnsi"/>
                <w:color w:val="auto"/>
              </w:rPr>
            </w:pPr>
          </w:p>
          <w:p w:rsidR="00197885" w:rsidRPr="00AD6507" w:rsidRDefault="00197885" w:rsidP="00197885">
            <w:pPr>
              <w:pStyle w:val="Content"/>
              <w:rPr>
                <w:rFonts w:cstheme="minorHAnsi"/>
                <w:color w:val="auto"/>
                <w:sz w:val="36"/>
              </w:rPr>
            </w:pPr>
            <w:r w:rsidRPr="00AD6507">
              <w:rPr>
                <w:rFonts w:cstheme="minorHAnsi"/>
                <w:color w:val="auto"/>
                <w:sz w:val="36"/>
              </w:rPr>
              <w:t>ASSESS MODEL</w:t>
            </w:r>
          </w:p>
          <w:p w:rsidR="00197885" w:rsidRPr="00AD6507" w:rsidRDefault="00197885" w:rsidP="00197885">
            <w:pPr>
              <w:pStyle w:val="Content"/>
              <w:rPr>
                <w:rFonts w:cstheme="minorHAnsi"/>
                <w:color w:val="auto"/>
              </w:rPr>
            </w:pPr>
            <w:r w:rsidRPr="00AD6507">
              <w:rPr>
                <w:rFonts w:cstheme="minorHAnsi"/>
                <w:color w:val="auto"/>
              </w:rPr>
              <w:t xml:space="preserve">Depending on the type of output the model creates we assess them differently: </w:t>
            </w:r>
          </w:p>
          <w:p w:rsidR="00197885" w:rsidRPr="00AD6507" w:rsidRDefault="00197885" w:rsidP="00197885">
            <w:pPr>
              <w:pStyle w:val="Content"/>
              <w:rPr>
                <w:rFonts w:cstheme="minorHAnsi"/>
                <w:color w:val="auto"/>
              </w:rPr>
            </w:pPr>
            <w:r w:rsidRPr="00AD6507">
              <w:rPr>
                <w:rFonts w:cstheme="minorHAnsi"/>
                <w:color w:val="auto"/>
              </w:rPr>
              <w:t xml:space="preserve">Class output: Models which outputs either of the binary as result i.e.: SVM </w:t>
            </w:r>
          </w:p>
          <w:p w:rsidR="00197885" w:rsidRPr="00AD6507" w:rsidRDefault="00197885" w:rsidP="00197885">
            <w:pPr>
              <w:pStyle w:val="Content"/>
              <w:rPr>
                <w:rFonts w:cstheme="minorHAnsi"/>
                <w:color w:val="auto"/>
              </w:rPr>
            </w:pPr>
            <w:r w:rsidRPr="00AD6507">
              <w:rPr>
                <w:rFonts w:cstheme="minorHAnsi"/>
                <w:color w:val="auto"/>
              </w:rPr>
              <w:t xml:space="preserve">Probability output: Provides its confidence for each class i.e.: Random Forest </w:t>
            </w:r>
          </w:p>
          <w:p w:rsidR="00197885" w:rsidRPr="00AD6507" w:rsidRDefault="00197885" w:rsidP="00197885">
            <w:pPr>
              <w:pStyle w:val="Content"/>
              <w:rPr>
                <w:rFonts w:cstheme="minorHAnsi"/>
                <w:color w:val="auto"/>
              </w:rPr>
            </w:pPr>
            <w:r w:rsidRPr="00AD6507">
              <w:rPr>
                <w:rFonts w:cstheme="minorHAnsi"/>
                <w:color w:val="auto"/>
              </w:rPr>
              <w:t xml:space="preserve">As assessing a model is an integral part of model building these metrics were taken into consideration: </w:t>
            </w:r>
          </w:p>
          <w:p w:rsidR="00197885" w:rsidRPr="00AD6507" w:rsidRDefault="00197885" w:rsidP="00197885">
            <w:pPr>
              <w:pStyle w:val="Content"/>
              <w:rPr>
                <w:rFonts w:cstheme="minorHAnsi"/>
                <w:color w:val="auto"/>
              </w:rPr>
            </w:pPr>
          </w:p>
          <w:p w:rsidR="00197885" w:rsidRPr="00AD6507" w:rsidRDefault="00197885" w:rsidP="00197885">
            <w:pPr>
              <w:pStyle w:val="Content"/>
              <w:rPr>
                <w:rFonts w:cstheme="minorHAnsi"/>
                <w:color w:val="auto"/>
              </w:rPr>
            </w:pPr>
            <w:r w:rsidRPr="00AD6507">
              <w:rPr>
                <w:rFonts w:cstheme="minorHAnsi"/>
                <w:color w:val="auto"/>
              </w:rPr>
              <w:t xml:space="preserve">Confusion Matrix: </w:t>
            </w:r>
          </w:p>
          <w:p w:rsidR="00197885" w:rsidRPr="00AD6507" w:rsidRDefault="00197885" w:rsidP="00197885">
            <w:pPr>
              <w:pStyle w:val="Content"/>
              <w:rPr>
                <w:rFonts w:cstheme="minorHAnsi"/>
                <w:color w:val="auto"/>
              </w:rPr>
            </w:pPr>
            <w:r w:rsidRPr="00AD6507">
              <w:rPr>
                <w:rFonts w:cstheme="minorHAnsi"/>
                <w:color w:val="auto"/>
              </w:rPr>
              <w:t xml:space="preserve">It is an N*N matrix, where N denotes no of classes predicted. </w:t>
            </w:r>
          </w:p>
          <w:p w:rsidR="00197885" w:rsidRPr="00AD6507" w:rsidRDefault="00197885" w:rsidP="00197885">
            <w:pPr>
              <w:pStyle w:val="Content"/>
              <w:rPr>
                <w:rFonts w:cstheme="minorHAnsi"/>
                <w:color w:val="auto"/>
              </w:rPr>
            </w:pPr>
            <w:r w:rsidRPr="00AD6507">
              <w:rPr>
                <w:rFonts w:cstheme="minorHAnsi"/>
                <w:color w:val="auto"/>
              </w:rPr>
              <w:t xml:space="preserve">From the confusion matrix we derive these sub-metrics: </w:t>
            </w:r>
          </w:p>
          <w:p w:rsidR="00197885" w:rsidRPr="00AD6507" w:rsidRDefault="00197885" w:rsidP="00236E2C">
            <w:pPr>
              <w:pStyle w:val="Content"/>
              <w:numPr>
                <w:ilvl w:val="0"/>
                <w:numId w:val="23"/>
              </w:numPr>
              <w:rPr>
                <w:rFonts w:cstheme="minorHAnsi"/>
                <w:color w:val="auto"/>
              </w:rPr>
            </w:pPr>
            <w:r w:rsidRPr="00AD6507">
              <w:rPr>
                <w:rFonts w:cstheme="minorHAnsi"/>
                <w:color w:val="auto"/>
              </w:rPr>
              <w:t xml:space="preserve">Accuracy - % of correct predictions </w:t>
            </w:r>
          </w:p>
          <w:p w:rsidR="00197885" w:rsidRPr="00AD6507" w:rsidRDefault="00197885" w:rsidP="00236E2C">
            <w:pPr>
              <w:pStyle w:val="Content"/>
              <w:numPr>
                <w:ilvl w:val="0"/>
                <w:numId w:val="23"/>
              </w:numPr>
              <w:rPr>
                <w:rFonts w:cstheme="minorHAnsi"/>
                <w:color w:val="auto"/>
              </w:rPr>
            </w:pPr>
            <w:r w:rsidRPr="00AD6507">
              <w:rPr>
                <w:rFonts w:cstheme="minorHAnsi"/>
                <w:color w:val="auto"/>
              </w:rPr>
              <w:t xml:space="preserve">Precision - % of positive cases which were correct </w:t>
            </w:r>
          </w:p>
          <w:p w:rsidR="00197885" w:rsidRPr="00AD6507" w:rsidRDefault="00197885" w:rsidP="00236E2C">
            <w:pPr>
              <w:pStyle w:val="Content"/>
              <w:numPr>
                <w:ilvl w:val="0"/>
                <w:numId w:val="23"/>
              </w:numPr>
              <w:rPr>
                <w:rFonts w:cstheme="minorHAnsi"/>
                <w:color w:val="auto"/>
              </w:rPr>
            </w:pPr>
            <w:r w:rsidRPr="00AD6507">
              <w:rPr>
                <w:rFonts w:cstheme="minorHAnsi"/>
                <w:color w:val="auto"/>
              </w:rPr>
              <w:t xml:space="preserve">Sensitivity/Recall - a portion of actual positive cases which were predicted correctly </w:t>
            </w:r>
          </w:p>
          <w:p w:rsidR="00236E2C" w:rsidRPr="00AD6507" w:rsidRDefault="00197885" w:rsidP="00236E2C">
            <w:pPr>
              <w:pStyle w:val="Content"/>
              <w:numPr>
                <w:ilvl w:val="0"/>
                <w:numId w:val="23"/>
              </w:numPr>
              <w:rPr>
                <w:rFonts w:cstheme="minorHAnsi"/>
                <w:color w:val="auto"/>
              </w:rPr>
            </w:pPr>
            <w:r w:rsidRPr="00AD6507">
              <w:rPr>
                <w:rFonts w:cstheme="minorHAnsi"/>
                <w:color w:val="auto"/>
              </w:rPr>
              <w:t xml:space="preserve">Specificity - a portion of actual negative cases which were predicted correctly. </w:t>
            </w:r>
          </w:p>
          <w:p w:rsidR="00197885" w:rsidRPr="00AD6507" w:rsidRDefault="00197885" w:rsidP="00236E2C">
            <w:pPr>
              <w:pStyle w:val="Content"/>
              <w:numPr>
                <w:ilvl w:val="0"/>
                <w:numId w:val="23"/>
              </w:numPr>
              <w:rPr>
                <w:rFonts w:cstheme="minorHAnsi"/>
                <w:color w:val="auto"/>
              </w:rPr>
            </w:pPr>
            <w:r w:rsidRPr="00AD6507">
              <w:rPr>
                <w:rFonts w:cstheme="minorHAnsi"/>
                <w:color w:val="auto"/>
              </w:rPr>
              <w:t>ROC and Area under the Curve - A plot of TRP vs FPR to showcase the strength of the model.</w:t>
            </w:r>
          </w:p>
        </w:tc>
      </w:tr>
    </w:tbl>
    <w:p w:rsidR="00236E2C" w:rsidRPr="00AD6507" w:rsidRDefault="00236E2C" w:rsidP="00FB31DA">
      <w:pPr>
        <w:rPr>
          <w:rFonts w:cstheme="minorHAnsi"/>
          <w:color w:val="auto"/>
        </w:rPr>
      </w:pPr>
    </w:p>
    <w:p w:rsidR="00236E2C" w:rsidRPr="00AD6507" w:rsidRDefault="00236E2C">
      <w:pPr>
        <w:spacing w:after="200"/>
        <w:rPr>
          <w:rFonts w:cstheme="minorHAnsi"/>
          <w:color w:val="auto"/>
        </w:rPr>
      </w:pPr>
      <w:r w:rsidRPr="00AD6507">
        <w:rPr>
          <w:rFonts w:cstheme="minorHAnsi"/>
          <w:color w:val="auto"/>
        </w:rPr>
        <w:br w:type="page"/>
      </w:r>
    </w:p>
    <w:p w:rsidR="00FB31DA" w:rsidRPr="00AD6507" w:rsidRDefault="00FB31DA" w:rsidP="00FB31DA">
      <w:pPr>
        <w:rPr>
          <w:rFonts w:cstheme="minorHAnsi"/>
          <w:color w:val="auto"/>
        </w:rPr>
      </w:pPr>
    </w:p>
    <w:p w:rsidR="00FB31DA" w:rsidRPr="00AD6507" w:rsidRDefault="00BA0DBB" w:rsidP="00FB31DA">
      <w:pPr>
        <w:pStyle w:val="Heading1"/>
        <w:rPr>
          <w:rFonts w:asciiTheme="minorHAnsi" w:hAnsiTheme="minorHAnsi" w:cstheme="minorHAnsi"/>
          <w:color w:val="auto"/>
        </w:rPr>
      </w:pPr>
      <w:r w:rsidRPr="00AD6507">
        <w:rPr>
          <w:rFonts w:asciiTheme="minorHAnsi" w:hAnsiTheme="minorHAnsi" w:cstheme="minorHAnsi"/>
          <w:color w:val="auto"/>
        </w:rPr>
        <w:t>Did It Work (Or Evaluating our Models)</w:t>
      </w:r>
      <w:r w:rsidR="00FB31DA" w:rsidRPr="00AD6507">
        <w:rPr>
          <w:rFonts w:asciiTheme="minorHAnsi" w:hAnsiTheme="minorHAnsi" w:cstheme="minorHAnsi"/>
          <w:color w:val="auto"/>
        </w:rPr>
        <w:t>?</w:t>
      </w:r>
    </w:p>
    <w:tbl>
      <w:tblPr>
        <w:tblW w:w="9999" w:type="dxa"/>
        <w:tblInd w:w="40" w:type="dxa"/>
        <w:tblCellMar>
          <w:left w:w="0" w:type="dxa"/>
          <w:right w:w="0" w:type="dxa"/>
        </w:tblCellMar>
        <w:tblLook w:val="0000" w:firstRow="0" w:lastRow="0" w:firstColumn="0" w:lastColumn="0" w:noHBand="0" w:noVBand="0"/>
      </w:tblPr>
      <w:tblGrid>
        <w:gridCol w:w="9999"/>
      </w:tblGrid>
      <w:tr w:rsidR="008C6668" w:rsidRPr="009766E3" w:rsidTr="007767DA">
        <w:trPr>
          <w:trHeight w:val="3546"/>
        </w:trPr>
        <w:tc>
          <w:tcPr>
            <w:tcW w:w="9999" w:type="dxa"/>
          </w:tcPr>
          <w:p w:rsidR="008C6668" w:rsidRDefault="008C6668" w:rsidP="007767DA">
            <w:pPr>
              <w:pStyle w:val="Content"/>
              <w:rPr>
                <w:rFonts w:cstheme="minorHAnsi"/>
              </w:rPr>
            </w:pPr>
          </w:p>
          <w:p w:rsidR="008C6668" w:rsidRPr="000308FA" w:rsidRDefault="008C6668" w:rsidP="000308FA">
            <w:pPr>
              <w:pStyle w:val="Content"/>
              <w:rPr>
                <w:rFonts w:cstheme="minorHAnsi"/>
                <w:color w:val="auto"/>
              </w:rPr>
            </w:pPr>
            <w:r w:rsidRPr="000308FA">
              <w:rPr>
                <w:rFonts w:cstheme="minorHAnsi"/>
                <w:color w:val="auto"/>
              </w:rPr>
              <w:t>Results</w:t>
            </w:r>
          </w:p>
          <w:p w:rsidR="008C6668" w:rsidRDefault="008C6668" w:rsidP="007767DA">
            <w:pPr>
              <w:pStyle w:val="Content"/>
              <w:rPr>
                <w:rFonts w:cstheme="minorHAnsi"/>
                <w:color w:val="auto"/>
              </w:rPr>
            </w:pPr>
            <w:r w:rsidRPr="000308FA">
              <w:rPr>
                <w:rFonts w:cstheme="minorHAnsi"/>
                <w:color w:val="auto"/>
              </w:rPr>
              <w:t xml:space="preserve">EVALUATE RESULTS </w:t>
            </w:r>
          </w:p>
          <w:p w:rsidR="000308FA" w:rsidRPr="000308FA" w:rsidRDefault="000308FA" w:rsidP="007767DA">
            <w:pPr>
              <w:pStyle w:val="Content"/>
              <w:rPr>
                <w:rFonts w:cstheme="minorHAnsi"/>
                <w:color w:val="auto"/>
              </w:rPr>
            </w:pPr>
          </w:p>
          <w:p w:rsidR="008C6668" w:rsidRPr="000308FA" w:rsidRDefault="008C6668" w:rsidP="007767DA">
            <w:pPr>
              <w:pStyle w:val="Content"/>
              <w:rPr>
                <w:rFonts w:cstheme="minorHAnsi"/>
                <w:color w:val="auto"/>
              </w:rPr>
            </w:pPr>
            <w:r w:rsidRPr="000308FA">
              <w:rPr>
                <w:rFonts w:cstheme="minorHAnsi"/>
                <w:color w:val="auto"/>
              </w:rPr>
              <w:t>The models built using the last day reading was taken as the baseline. Then feature extraction was applied and feature engineering on the temporal aspects of the variables generated new features. These features were used to train different models and evaluate them using the validation and test sets.</w:t>
            </w:r>
          </w:p>
          <w:p w:rsidR="000308FA" w:rsidRDefault="000308FA" w:rsidP="007767DA">
            <w:pPr>
              <w:pStyle w:val="Content"/>
              <w:rPr>
                <w:rFonts w:cstheme="minorHAnsi"/>
              </w:rPr>
            </w:pPr>
          </w:p>
          <w:p w:rsidR="008C6668" w:rsidRPr="000308FA" w:rsidRDefault="008C6668" w:rsidP="007767DA">
            <w:pPr>
              <w:pStyle w:val="Content"/>
              <w:rPr>
                <w:rFonts w:cstheme="minorHAnsi"/>
                <w:b/>
                <w:color w:val="auto"/>
              </w:rPr>
            </w:pPr>
            <w:r w:rsidRPr="000308FA">
              <w:rPr>
                <w:rFonts w:cstheme="minorHAnsi"/>
                <w:b/>
                <w:color w:val="auto"/>
              </w:rPr>
              <w:t>Decision Tree:</w:t>
            </w:r>
          </w:p>
          <w:tbl>
            <w:tblPr>
              <w:tblW w:w="5680" w:type="dxa"/>
              <w:tblLook w:val="04A0" w:firstRow="1" w:lastRow="0" w:firstColumn="1" w:lastColumn="0" w:noHBand="0" w:noVBand="1"/>
            </w:tblPr>
            <w:tblGrid>
              <w:gridCol w:w="2320"/>
              <w:gridCol w:w="1240"/>
              <w:gridCol w:w="1160"/>
              <w:gridCol w:w="960"/>
            </w:tblGrid>
            <w:tr w:rsidR="008C6668" w:rsidRPr="00FD0B71" w:rsidTr="007767DA">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8C6668" w:rsidRPr="00FD0B71" w:rsidRDefault="008C6668" w:rsidP="007767DA">
                  <w:pPr>
                    <w:spacing w:line="240" w:lineRule="auto"/>
                    <w:rPr>
                      <w:rFonts w:ascii="Calibri" w:eastAsia="Times New Roman" w:hAnsi="Calibri" w:cs="Calibri"/>
                      <w:bCs/>
                      <w:color w:val="000000"/>
                      <w:sz w:val="22"/>
                    </w:rPr>
                  </w:pPr>
                  <w:r w:rsidRPr="00FD0B71">
                    <w:rPr>
                      <w:rFonts w:ascii="Calibri" w:eastAsia="Times New Roman" w:hAnsi="Calibri" w:cs="Calibri"/>
                      <w:bCs/>
                      <w:color w:val="000000"/>
                      <w:sz w:val="22"/>
                    </w:rPr>
                    <w:t>Column1</w:t>
                  </w:r>
                </w:p>
              </w:tc>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8C6668" w:rsidRPr="00FD0B71" w:rsidRDefault="008C6668" w:rsidP="007767DA">
                  <w:pPr>
                    <w:spacing w:line="240" w:lineRule="auto"/>
                    <w:rPr>
                      <w:rFonts w:ascii="Calibri" w:eastAsia="Times New Roman" w:hAnsi="Calibri" w:cs="Calibri"/>
                      <w:bCs/>
                      <w:color w:val="000000"/>
                      <w:sz w:val="22"/>
                    </w:rPr>
                  </w:pPr>
                  <w:r w:rsidRPr="00FD0B71">
                    <w:rPr>
                      <w:rFonts w:ascii="Calibri" w:eastAsia="Times New Roman" w:hAnsi="Calibri" w:cs="Calibri"/>
                      <w:bCs/>
                      <w:color w:val="000000"/>
                      <w:sz w:val="22"/>
                    </w:rPr>
                    <w:t>Predicted</w:t>
                  </w:r>
                </w:p>
              </w:tc>
              <w:tc>
                <w:tcPr>
                  <w:tcW w:w="11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8C6668" w:rsidRPr="00FD0B71" w:rsidRDefault="008C6668" w:rsidP="007767DA">
                  <w:pPr>
                    <w:spacing w:line="240" w:lineRule="auto"/>
                    <w:rPr>
                      <w:rFonts w:ascii="Calibri" w:eastAsia="Times New Roman" w:hAnsi="Calibri" w:cs="Calibri"/>
                      <w:bCs/>
                      <w:color w:val="000000"/>
                      <w:sz w:val="22"/>
                    </w:rPr>
                  </w:pP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8C6668" w:rsidRPr="00FD0B71" w:rsidRDefault="008C6668" w:rsidP="007767DA">
                  <w:pPr>
                    <w:spacing w:line="240" w:lineRule="auto"/>
                    <w:rPr>
                      <w:rFonts w:ascii="Calibri" w:eastAsia="Times New Roman" w:hAnsi="Calibri" w:cs="Calibri"/>
                      <w:bCs/>
                      <w:color w:val="000000"/>
                      <w:sz w:val="22"/>
                    </w:rPr>
                  </w:pPr>
                </w:p>
              </w:tc>
            </w:tr>
            <w:tr w:rsidR="008C6668" w:rsidRPr="00FD0B71" w:rsidTr="007767DA">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rsidR="008C6668" w:rsidRPr="00FD0B71" w:rsidRDefault="008C6668" w:rsidP="007767DA">
                  <w:pPr>
                    <w:spacing w:line="240" w:lineRule="auto"/>
                    <w:rPr>
                      <w:rFonts w:ascii="Calibri" w:eastAsia="Times New Roman" w:hAnsi="Calibri" w:cs="Calibri"/>
                      <w:b w:val="0"/>
                      <w:color w:val="000000"/>
                      <w:sz w:val="22"/>
                    </w:rPr>
                  </w:pPr>
                  <w:r w:rsidRPr="00FD0B71">
                    <w:rPr>
                      <w:rFonts w:ascii="Calibri" w:eastAsia="Times New Roman" w:hAnsi="Calibri" w:cs="Calibri"/>
                      <w:b w:val="0"/>
                      <w:color w:val="000000"/>
                      <w:sz w:val="22"/>
                    </w:rPr>
                    <w:t>Actual</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FD0B71" w:rsidRDefault="008C6668" w:rsidP="007767DA">
                  <w:pPr>
                    <w:spacing w:line="240" w:lineRule="auto"/>
                    <w:jc w:val="right"/>
                    <w:rPr>
                      <w:rFonts w:ascii="Calibri" w:eastAsia="Times New Roman" w:hAnsi="Calibri" w:cs="Calibri"/>
                      <w:b w:val="0"/>
                      <w:color w:val="000000"/>
                      <w:sz w:val="22"/>
                    </w:rPr>
                  </w:pPr>
                  <w:r w:rsidRPr="00FD0B71">
                    <w:rPr>
                      <w:rFonts w:ascii="Calibri" w:eastAsia="Times New Roman" w:hAnsi="Calibri" w:cs="Calibri"/>
                      <w:b w:val="0"/>
                      <w:color w:val="000000"/>
                      <w:sz w:val="22"/>
                    </w:rPr>
                    <w:t>0</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FD0B71" w:rsidRDefault="008C6668" w:rsidP="007767DA">
                  <w:pPr>
                    <w:spacing w:line="240" w:lineRule="auto"/>
                    <w:jc w:val="right"/>
                    <w:rPr>
                      <w:rFonts w:ascii="Calibri" w:eastAsia="Times New Roman" w:hAnsi="Calibri" w:cs="Calibri"/>
                      <w:b w:val="0"/>
                      <w:color w:val="000000"/>
                      <w:sz w:val="22"/>
                    </w:rPr>
                  </w:pPr>
                  <w:r w:rsidRPr="00FD0B71">
                    <w:rPr>
                      <w:rFonts w:ascii="Calibri" w:eastAsia="Times New Roman" w:hAnsi="Calibri" w:cs="Calibri"/>
                      <w:b w:val="0"/>
                      <w:color w:val="000000"/>
                      <w:sz w:val="22"/>
                    </w:rPr>
                    <w:t>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FD0B71" w:rsidRDefault="008C6668" w:rsidP="007767DA">
                  <w:pPr>
                    <w:spacing w:line="240" w:lineRule="auto"/>
                    <w:rPr>
                      <w:rFonts w:ascii="Calibri" w:eastAsia="Times New Roman" w:hAnsi="Calibri" w:cs="Calibri"/>
                      <w:b w:val="0"/>
                      <w:color w:val="000000"/>
                      <w:sz w:val="22"/>
                    </w:rPr>
                  </w:pPr>
                  <w:r w:rsidRPr="00FD0B71">
                    <w:rPr>
                      <w:rFonts w:ascii="Calibri" w:eastAsia="Times New Roman" w:hAnsi="Calibri" w:cs="Calibri"/>
                      <w:b w:val="0"/>
                      <w:color w:val="000000"/>
                      <w:sz w:val="22"/>
                    </w:rPr>
                    <w:t>Error</w:t>
                  </w:r>
                </w:p>
              </w:tc>
            </w:tr>
            <w:tr w:rsidR="008C6668" w:rsidRPr="00FD0B71" w:rsidTr="007767DA">
              <w:trPr>
                <w:trHeight w:val="300"/>
              </w:trPr>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C6668" w:rsidRPr="00FD0B71" w:rsidRDefault="008C6668" w:rsidP="007767DA">
                  <w:pPr>
                    <w:spacing w:line="240" w:lineRule="auto"/>
                    <w:jc w:val="right"/>
                    <w:rPr>
                      <w:rFonts w:ascii="Calibri" w:eastAsia="Times New Roman" w:hAnsi="Calibri" w:cs="Calibri"/>
                      <w:b w:val="0"/>
                      <w:color w:val="000000"/>
                      <w:sz w:val="22"/>
                    </w:rPr>
                  </w:pPr>
                  <w:r w:rsidRPr="00FD0B71">
                    <w:rPr>
                      <w:rFonts w:ascii="Calibri" w:eastAsia="Times New Roman" w:hAnsi="Calibri" w:cs="Calibri"/>
                      <w:b w:val="0"/>
                      <w:color w:val="000000"/>
                      <w:sz w:val="22"/>
                    </w:rPr>
                    <w:t>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C6668" w:rsidRPr="00FD0B71" w:rsidRDefault="008C6668" w:rsidP="007767DA">
                  <w:pPr>
                    <w:spacing w:line="240" w:lineRule="auto"/>
                    <w:jc w:val="right"/>
                    <w:rPr>
                      <w:rFonts w:ascii="Calibri" w:eastAsia="Times New Roman" w:hAnsi="Calibri" w:cs="Calibri"/>
                      <w:b w:val="0"/>
                      <w:color w:val="000000"/>
                      <w:sz w:val="22"/>
                    </w:rPr>
                  </w:pPr>
                  <w:r w:rsidRPr="00FD0B71">
                    <w:rPr>
                      <w:rFonts w:ascii="Calibri" w:eastAsia="Times New Roman" w:hAnsi="Calibri" w:cs="Calibri"/>
                      <w:b w:val="0"/>
                      <w:color w:val="000000"/>
                      <w:sz w:val="22"/>
                    </w:rPr>
                    <w:t>304</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C6668" w:rsidRPr="00FD0B71" w:rsidRDefault="008C6668" w:rsidP="007767DA">
                  <w:pPr>
                    <w:spacing w:line="240" w:lineRule="auto"/>
                    <w:jc w:val="right"/>
                    <w:rPr>
                      <w:rFonts w:ascii="Calibri" w:eastAsia="Times New Roman" w:hAnsi="Calibri" w:cs="Calibri"/>
                      <w:b w:val="0"/>
                      <w:color w:val="000000"/>
                      <w:sz w:val="22"/>
                    </w:rPr>
                  </w:pPr>
                  <w:r w:rsidRPr="00FD0B71">
                    <w:rPr>
                      <w:rFonts w:ascii="Calibri" w:eastAsia="Times New Roman" w:hAnsi="Calibri" w:cs="Calibri"/>
                      <w:b w:val="0"/>
                      <w:color w:val="000000"/>
                      <w:sz w:val="22"/>
                    </w:rPr>
                    <w:t>62</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C6668" w:rsidRPr="00FD0B71" w:rsidRDefault="008C6668" w:rsidP="007767DA">
                  <w:pPr>
                    <w:spacing w:line="240" w:lineRule="auto"/>
                    <w:jc w:val="right"/>
                    <w:rPr>
                      <w:rFonts w:ascii="Calibri" w:eastAsia="Times New Roman" w:hAnsi="Calibri" w:cs="Calibri"/>
                      <w:b w:val="0"/>
                      <w:color w:val="000000"/>
                      <w:sz w:val="22"/>
                    </w:rPr>
                  </w:pPr>
                  <w:r w:rsidRPr="00FD0B71">
                    <w:rPr>
                      <w:rFonts w:ascii="Calibri" w:eastAsia="Times New Roman" w:hAnsi="Calibri" w:cs="Calibri"/>
                      <w:b w:val="0"/>
                      <w:color w:val="000000"/>
                      <w:sz w:val="22"/>
                    </w:rPr>
                    <w:t>16.9</w:t>
                  </w:r>
                </w:p>
              </w:tc>
            </w:tr>
            <w:tr w:rsidR="008C6668" w:rsidRPr="00FD0B71" w:rsidTr="007767DA">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FD0B71" w:rsidRDefault="008C6668" w:rsidP="007767DA">
                  <w:pPr>
                    <w:spacing w:line="240" w:lineRule="auto"/>
                    <w:jc w:val="right"/>
                    <w:rPr>
                      <w:rFonts w:ascii="Calibri" w:eastAsia="Times New Roman" w:hAnsi="Calibri" w:cs="Calibri"/>
                      <w:b w:val="0"/>
                      <w:color w:val="000000"/>
                      <w:sz w:val="22"/>
                    </w:rPr>
                  </w:pPr>
                  <w:r w:rsidRPr="00FD0B71">
                    <w:rPr>
                      <w:rFonts w:ascii="Calibri" w:eastAsia="Times New Roman" w:hAnsi="Calibri" w:cs="Calibri"/>
                      <w:b w:val="0"/>
                      <w:color w:val="000000"/>
                      <w:sz w:val="22"/>
                    </w:rPr>
                    <w:t>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FD0B71" w:rsidRDefault="008C6668" w:rsidP="007767DA">
                  <w:pPr>
                    <w:spacing w:line="240" w:lineRule="auto"/>
                    <w:jc w:val="right"/>
                    <w:rPr>
                      <w:rFonts w:ascii="Calibri" w:eastAsia="Times New Roman" w:hAnsi="Calibri" w:cs="Calibri"/>
                      <w:b w:val="0"/>
                      <w:color w:val="000000"/>
                      <w:sz w:val="22"/>
                    </w:rPr>
                  </w:pPr>
                  <w:r w:rsidRPr="00FD0B71">
                    <w:rPr>
                      <w:rFonts w:ascii="Calibri" w:eastAsia="Times New Roman" w:hAnsi="Calibri" w:cs="Calibri"/>
                      <w:b w:val="0"/>
                      <w:color w:val="000000"/>
                      <w:sz w:val="22"/>
                    </w:rPr>
                    <w:t>32</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FD0B71" w:rsidRDefault="008C6668" w:rsidP="007767DA">
                  <w:pPr>
                    <w:spacing w:line="240" w:lineRule="auto"/>
                    <w:jc w:val="right"/>
                    <w:rPr>
                      <w:rFonts w:ascii="Calibri" w:eastAsia="Times New Roman" w:hAnsi="Calibri" w:cs="Calibri"/>
                      <w:b w:val="0"/>
                      <w:color w:val="000000"/>
                      <w:sz w:val="22"/>
                    </w:rPr>
                  </w:pPr>
                  <w:r w:rsidRPr="00FD0B71">
                    <w:rPr>
                      <w:rFonts w:ascii="Calibri" w:eastAsia="Times New Roman" w:hAnsi="Calibri" w:cs="Calibri"/>
                      <w:b w:val="0"/>
                      <w:color w:val="000000"/>
                      <w:sz w:val="22"/>
                    </w:rPr>
                    <w:t>385</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FD0B71" w:rsidRDefault="008C6668" w:rsidP="007767DA">
                  <w:pPr>
                    <w:spacing w:line="240" w:lineRule="auto"/>
                    <w:jc w:val="right"/>
                    <w:rPr>
                      <w:rFonts w:ascii="Calibri" w:eastAsia="Times New Roman" w:hAnsi="Calibri" w:cs="Calibri"/>
                      <w:b w:val="0"/>
                      <w:color w:val="000000"/>
                      <w:sz w:val="22"/>
                    </w:rPr>
                  </w:pPr>
                  <w:r w:rsidRPr="00FD0B71">
                    <w:rPr>
                      <w:rFonts w:ascii="Calibri" w:eastAsia="Times New Roman" w:hAnsi="Calibri" w:cs="Calibri"/>
                      <w:b w:val="0"/>
                      <w:color w:val="000000"/>
                      <w:sz w:val="22"/>
                    </w:rPr>
                    <w:t>7.7</w:t>
                  </w:r>
                </w:p>
              </w:tc>
            </w:tr>
          </w:tbl>
          <w:p w:rsidR="008C6668" w:rsidRPr="009766E3" w:rsidRDefault="008C6668" w:rsidP="007767DA">
            <w:pPr>
              <w:pStyle w:val="Content"/>
              <w:rPr>
                <w:rFonts w:cstheme="minorHAnsi"/>
              </w:rPr>
            </w:pPr>
          </w:p>
        </w:tc>
      </w:tr>
      <w:tr w:rsidR="008C6668" w:rsidRPr="009766E3" w:rsidTr="007767DA">
        <w:trPr>
          <w:trHeight w:val="3546"/>
        </w:trPr>
        <w:tc>
          <w:tcPr>
            <w:tcW w:w="9999" w:type="dxa"/>
          </w:tcPr>
          <w:p w:rsidR="008C6668" w:rsidRPr="000308FA" w:rsidRDefault="008C6668" w:rsidP="000308FA">
            <w:pPr>
              <w:pStyle w:val="Content"/>
              <w:rPr>
                <w:rFonts w:cstheme="minorHAnsi"/>
                <w:color w:val="auto"/>
              </w:rPr>
            </w:pPr>
            <w:r w:rsidRPr="000308FA">
              <w:rPr>
                <w:rFonts w:cstheme="minorHAnsi"/>
                <w:color w:val="auto"/>
              </w:rPr>
              <w:t>Overall error: 12%, Averaged class error: 12.3%</w:t>
            </w:r>
          </w:p>
          <w:p w:rsidR="008C6668" w:rsidRPr="004A7E61" w:rsidRDefault="008C6668" w:rsidP="007767DA"/>
          <w:p w:rsidR="008C6668" w:rsidRPr="00FD0B71" w:rsidRDefault="008C6668" w:rsidP="007767DA">
            <w:r>
              <w:rPr>
                <w:noProof/>
              </w:rPr>
              <w:drawing>
                <wp:inline distT="0" distB="0" distL="0" distR="0" wp14:anchorId="4F0A4BB6" wp14:editId="590776DB">
                  <wp:extent cx="3913632" cy="3269239"/>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4885" cy="3278639"/>
                          </a:xfrm>
                          <a:prstGeom prst="rect">
                            <a:avLst/>
                          </a:prstGeom>
                        </pic:spPr>
                      </pic:pic>
                    </a:graphicData>
                  </a:graphic>
                </wp:inline>
              </w:drawing>
            </w:r>
          </w:p>
        </w:tc>
      </w:tr>
    </w:tbl>
    <w:p w:rsidR="008C6668" w:rsidRPr="009766E3" w:rsidRDefault="008C6668" w:rsidP="008C6668">
      <w:pPr>
        <w:rPr>
          <w:rFonts w:cstheme="minorHAnsi"/>
        </w:rPr>
      </w:pPr>
    </w:p>
    <w:p w:rsidR="008C6668" w:rsidRDefault="008C6668" w:rsidP="008C6668">
      <w:pPr>
        <w:spacing w:after="200"/>
        <w:rPr>
          <w:rFonts w:cstheme="minorHAnsi"/>
        </w:rPr>
      </w:pPr>
      <w:r w:rsidRPr="009766E3">
        <w:rPr>
          <w:rFonts w:cstheme="minorHAnsi"/>
        </w:rPr>
        <w:br w:type="page"/>
      </w:r>
      <w:r>
        <w:rPr>
          <w:noProof/>
        </w:rPr>
        <w:lastRenderedPageBreak/>
        <w:drawing>
          <wp:inline distT="0" distB="0" distL="0" distR="0" wp14:anchorId="0E67A56D" wp14:editId="3941EF5C">
            <wp:extent cx="4619625" cy="38589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3928" cy="3862580"/>
                    </a:xfrm>
                    <a:prstGeom prst="rect">
                      <a:avLst/>
                    </a:prstGeom>
                  </pic:spPr>
                </pic:pic>
              </a:graphicData>
            </a:graphic>
          </wp:inline>
        </w:drawing>
      </w:r>
    </w:p>
    <w:p w:rsidR="008C6668" w:rsidRDefault="008C6668" w:rsidP="008C6668">
      <w:pPr>
        <w:spacing w:after="200"/>
        <w:rPr>
          <w:rFonts w:cstheme="minorHAnsi"/>
        </w:rPr>
      </w:pPr>
      <w:r>
        <w:rPr>
          <w:noProof/>
        </w:rPr>
        <w:drawing>
          <wp:inline distT="0" distB="0" distL="0" distR="0" wp14:anchorId="31886F12" wp14:editId="5A19C66D">
            <wp:extent cx="4953000" cy="4137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9229" cy="4142674"/>
                    </a:xfrm>
                    <a:prstGeom prst="rect">
                      <a:avLst/>
                    </a:prstGeom>
                  </pic:spPr>
                </pic:pic>
              </a:graphicData>
            </a:graphic>
          </wp:inline>
        </w:drawing>
      </w:r>
    </w:p>
    <w:p w:rsidR="008C6668" w:rsidRPr="000308FA" w:rsidRDefault="008C6668" w:rsidP="000308FA">
      <w:pPr>
        <w:pStyle w:val="Content"/>
        <w:rPr>
          <w:rFonts w:cstheme="minorHAnsi"/>
          <w:b/>
          <w:color w:val="auto"/>
        </w:rPr>
      </w:pPr>
      <w:r w:rsidRPr="000308FA">
        <w:rPr>
          <w:rFonts w:cstheme="minorHAnsi"/>
          <w:b/>
          <w:color w:val="auto"/>
        </w:rPr>
        <w:lastRenderedPageBreak/>
        <w:t xml:space="preserve">Random Forest: </w:t>
      </w:r>
    </w:p>
    <w:tbl>
      <w:tblPr>
        <w:tblW w:w="5680" w:type="dxa"/>
        <w:tblCellMar>
          <w:left w:w="0" w:type="dxa"/>
          <w:right w:w="0" w:type="dxa"/>
        </w:tblCellMar>
        <w:tblLook w:val="04A0" w:firstRow="1" w:lastRow="0" w:firstColumn="1" w:lastColumn="0" w:noHBand="0" w:noVBand="1"/>
      </w:tblPr>
      <w:tblGrid>
        <w:gridCol w:w="2320"/>
        <w:gridCol w:w="1240"/>
        <w:gridCol w:w="1160"/>
        <w:gridCol w:w="960"/>
      </w:tblGrid>
      <w:tr w:rsidR="008C6668" w:rsidTr="007767DA">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tcMar>
              <w:top w:w="15" w:type="dxa"/>
              <w:left w:w="15" w:type="dxa"/>
              <w:bottom w:w="0" w:type="dxa"/>
              <w:right w:w="15" w:type="dxa"/>
            </w:tcMar>
            <w:vAlign w:val="bottom"/>
            <w:hideMark/>
          </w:tcPr>
          <w:p w:rsidR="008C6668" w:rsidRDefault="008C6668" w:rsidP="007767DA">
            <w:pPr>
              <w:rPr>
                <w:rFonts w:ascii="Calibri" w:eastAsia="Times New Roman" w:hAnsi="Calibri" w:cs="Calibri"/>
                <w:b w:val="0"/>
                <w:bCs/>
                <w:color w:val="000000"/>
                <w:sz w:val="22"/>
              </w:rPr>
            </w:pPr>
            <w:r>
              <w:rPr>
                <w:rFonts w:ascii="Calibri" w:hAnsi="Calibri" w:cs="Calibri"/>
                <w:b w:val="0"/>
                <w:bCs/>
                <w:color w:val="000000"/>
                <w:sz w:val="22"/>
              </w:rPr>
              <w:t>Column1</w:t>
            </w:r>
          </w:p>
        </w:tc>
        <w:tc>
          <w:tcPr>
            <w:tcW w:w="1240" w:type="dxa"/>
            <w:tcBorders>
              <w:top w:val="single" w:sz="4" w:space="0" w:color="000000"/>
              <w:left w:val="single" w:sz="4" w:space="0" w:color="000000"/>
              <w:bottom w:val="single" w:sz="8" w:space="0" w:color="000000"/>
              <w:right w:val="single" w:sz="4" w:space="0" w:color="000000"/>
            </w:tcBorders>
            <w:shd w:val="clear" w:color="auto" w:fill="auto"/>
            <w:noWrap/>
            <w:tcMar>
              <w:top w:w="15" w:type="dxa"/>
              <w:left w:w="15" w:type="dxa"/>
              <w:bottom w:w="0" w:type="dxa"/>
              <w:right w:w="15" w:type="dxa"/>
            </w:tcMar>
            <w:vAlign w:val="bottom"/>
            <w:hideMark/>
          </w:tcPr>
          <w:p w:rsidR="008C6668" w:rsidRDefault="008C6668" w:rsidP="007767DA">
            <w:pPr>
              <w:rPr>
                <w:rFonts w:ascii="Calibri" w:hAnsi="Calibri" w:cs="Calibri"/>
                <w:b w:val="0"/>
                <w:bCs/>
                <w:color w:val="000000"/>
                <w:sz w:val="22"/>
              </w:rPr>
            </w:pPr>
            <w:r>
              <w:rPr>
                <w:rFonts w:ascii="Calibri" w:hAnsi="Calibri" w:cs="Calibri"/>
                <w:b w:val="0"/>
                <w:bCs/>
                <w:color w:val="000000"/>
                <w:sz w:val="22"/>
              </w:rPr>
              <w:t>Predicted</w:t>
            </w:r>
          </w:p>
        </w:tc>
        <w:tc>
          <w:tcPr>
            <w:tcW w:w="1160" w:type="dxa"/>
            <w:tcBorders>
              <w:top w:val="single" w:sz="4" w:space="0" w:color="000000"/>
              <w:left w:val="single" w:sz="4" w:space="0" w:color="000000"/>
              <w:bottom w:val="single" w:sz="8" w:space="0" w:color="000000"/>
              <w:right w:val="single" w:sz="4" w:space="0" w:color="000000"/>
            </w:tcBorders>
            <w:shd w:val="clear" w:color="auto" w:fill="auto"/>
            <w:noWrap/>
            <w:tcMar>
              <w:top w:w="15" w:type="dxa"/>
              <w:left w:w="15" w:type="dxa"/>
              <w:bottom w:w="0" w:type="dxa"/>
              <w:right w:w="15" w:type="dxa"/>
            </w:tcMar>
            <w:vAlign w:val="bottom"/>
            <w:hideMark/>
          </w:tcPr>
          <w:p w:rsidR="008C6668" w:rsidRDefault="008C6668" w:rsidP="007767DA">
            <w:pPr>
              <w:rPr>
                <w:rFonts w:ascii="Calibri" w:hAnsi="Calibri" w:cs="Calibri"/>
                <w:b w:val="0"/>
                <w:bCs/>
                <w:color w:val="000000"/>
                <w:sz w:val="22"/>
              </w:rPr>
            </w:pP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tcMar>
              <w:top w:w="15" w:type="dxa"/>
              <w:left w:w="15" w:type="dxa"/>
              <w:bottom w:w="0" w:type="dxa"/>
              <w:right w:w="15" w:type="dxa"/>
            </w:tcMar>
            <w:vAlign w:val="bottom"/>
            <w:hideMark/>
          </w:tcPr>
          <w:p w:rsidR="008C6668" w:rsidRDefault="008C6668" w:rsidP="007767DA">
            <w:pPr>
              <w:rPr>
                <w:rFonts w:ascii="Calibri" w:hAnsi="Calibri" w:cs="Calibri"/>
                <w:b w:val="0"/>
                <w:bCs/>
                <w:color w:val="000000"/>
                <w:sz w:val="22"/>
              </w:rPr>
            </w:pPr>
          </w:p>
        </w:tc>
      </w:tr>
      <w:tr w:rsidR="008C6668" w:rsidTr="007767DA">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tcMar>
              <w:top w:w="15" w:type="dxa"/>
              <w:left w:w="15" w:type="dxa"/>
              <w:bottom w:w="0" w:type="dxa"/>
              <w:right w:w="15" w:type="dxa"/>
            </w:tcMar>
            <w:vAlign w:val="bottom"/>
            <w:hideMark/>
          </w:tcPr>
          <w:p w:rsidR="008C6668" w:rsidRDefault="008C6668" w:rsidP="007767DA">
            <w:pPr>
              <w:rPr>
                <w:rFonts w:ascii="Calibri" w:hAnsi="Calibri" w:cs="Calibri"/>
                <w:b w:val="0"/>
                <w:color w:val="000000"/>
                <w:sz w:val="22"/>
              </w:rPr>
            </w:pPr>
            <w:r>
              <w:rPr>
                <w:rFonts w:ascii="Calibri" w:hAnsi="Calibri" w:cs="Calibri"/>
                <w:color w:val="000000"/>
                <w:sz w:val="22"/>
              </w:rPr>
              <w:t>Actual</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8C6668" w:rsidRDefault="008C6668" w:rsidP="007767DA">
            <w:pPr>
              <w:jc w:val="right"/>
              <w:rPr>
                <w:rFonts w:ascii="Calibri" w:hAnsi="Calibri" w:cs="Calibri"/>
                <w:color w:val="000000"/>
                <w:sz w:val="22"/>
              </w:rPr>
            </w:pPr>
            <w:r>
              <w:rPr>
                <w:rFonts w:ascii="Calibri" w:hAnsi="Calibri" w:cs="Calibri"/>
                <w:color w:val="000000"/>
                <w:sz w:val="22"/>
              </w:rPr>
              <w:t>0</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8C6668" w:rsidRDefault="008C6668" w:rsidP="007767DA">
            <w:pPr>
              <w:jc w:val="right"/>
              <w:rPr>
                <w:rFonts w:ascii="Calibri" w:hAnsi="Calibri" w:cs="Calibri"/>
                <w:color w:val="000000"/>
                <w:sz w:val="22"/>
              </w:rPr>
            </w:pPr>
            <w:r>
              <w:rPr>
                <w:rFonts w:ascii="Calibri" w:hAnsi="Calibri" w:cs="Calibri"/>
                <w:color w:val="000000"/>
                <w:sz w:val="22"/>
              </w:rPr>
              <w:t>1</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8C6668" w:rsidRDefault="008C6668" w:rsidP="007767DA">
            <w:pPr>
              <w:rPr>
                <w:rFonts w:ascii="Calibri" w:hAnsi="Calibri" w:cs="Calibri"/>
                <w:color w:val="000000"/>
                <w:sz w:val="22"/>
              </w:rPr>
            </w:pPr>
            <w:r>
              <w:rPr>
                <w:rFonts w:ascii="Calibri" w:hAnsi="Calibri" w:cs="Calibri"/>
                <w:color w:val="000000"/>
                <w:sz w:val="22"/>
              </w:rPr>
              <w:t>Error</w:t>
            </w:r>
          </w:p>
        </w:tc>
      </w:tr>
      <w:tr w:rsidR="008C6668" w:rsidTr="007767DA">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bottom w:w="0" w:type="dxa"/>
              <w:right w:w="15" w:type="dxa"/>
            </w:tcMar>
            <w:vAlign w:val="bottom"/>
            <w:hideMark/>
          </w:tcPr>
          <w:p w:rsidR="008C6668" w:rsidRDefault="008C6668" w:rsidP="007767DA">
            <w:pPr>
              <w:jc w:val="right"/>
              <w:rPr>
                <w:rFonts w:ascii="Calibri" w:hAnsi="Calibri" w:cs="Calibri"/>
                <w:color w:val="000000"/>
                <w:sz w:val="22"/>
              </w:rPr>
            </w:pPr>
            <w:r>
              <w:rPr>
                <w:rFonts w:ascii="Calibri" w:hAnsi="Calibri" w:cs="Calibri"/>
                <w:color w:val="000000"/>
                <w:sz w:val="22"/>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bottom w:w="0" w:type="dxa"/>
              <w:right w:w="15" w:type="dxa"/>
            </w:tcMar>
            <w:vAlign w:val="bottom"/>
            <w:hideMark/>
          </w:tcPr>
          <w:p w:rsidR="008C6668" w:rsidRDefault="008C6668" w:rsidP="007767DA">
            <w:pPr>
              <w:jc w:val="right"/>
              <w:rPr>
                <w:rFonts w:ascii="Calibri" w:hAnsi="Calibri" w:cs="Calibri"/>
                <w:color w:val="000000"/>
                <w:sz w:val="22"/>
              </w:rPr>
            </w:pPr>
            <w:r>
              <w:rPr>
                <w:rFonts w:ascii="Calibri" w:hAnsi="Calibri" w:cs="Calibri"/>
                <w:color w:val="000000"/>
                <w:sz w:val="22"/>
              </w:rPr>
              <w:t>355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bottom w:w="0" w:type="dxa"/>
              <w:right w:w="15" w:type="dxa"/>
            </w:tcMar>
            <w:vAlign w:val="bottom"/>
            <w:hideMark/>
          </w:tcPr>
          <w:p w:rsidR="008C6668" w:rsidRDefault="008C6668" w:rsidP="007767DA">
            <w:pPr>
              <w:jc w:val="right"/>
              <w:rPr>
                <w:rFonts w:ascii="Calibri" w:hAnsi="Calibri" w:cs="Calibri"/>
                <w:color w:val="000000"/>
                <w:sz w:val="22"/>
              </w:rPr>
            </w:pPr>
            <w:r>
              <w:rPr>
                <w:rFonts w:ascii="Calibri" w:hAnsi="Calibri" w:cs="Calibri"/>
                <w:color w:val="000000"/>
                <w:sz w:val="22"/>
              </w:rPr>
              <w:t>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bottom w:w="0" w:type="dxa"/>
              <w:right w:w="15" w:type="dxa"/>
            </w:tcMar>
            <w:vAlign w:val="bottom"/>
            <w:hideMark/>
          </w:tcPr>
          <w:p w:rsidR="008C6668" w:rsidRDefault="008C6668" w:rsidP="007767DA">
            <w:pPr>
              <w:jc w:val="right"/>
              <w:rPr>
                <w:rFonts w:ascii="Calibri" w:hAnsi="Calibri" w:cs="Calibri"/>
                <w:color w:val="000000"/>
                <w:sz w:val="22"/>
              </w:rPr>
            </w:pPr>
            <w:r>
              <w:rPr>
                <w:rFonts w:ascii="Calibri" w:hAnsi="Calibri" w:cs="Calibri"/>
                <w:color w:val="000000"/>
                <w:sz w:val="22"/>
              </w:rPr>
              <w:t>3</w:t>
            </w:r>
          </w:p>
        </w:tc>
      </w:tr>
      <w:tr w:rsidR="008C6668" w:rsidTr="007767DA">
        <w:trPr>
          <w:trHeight w:val="300"/>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8C6668" w:rsidRDefault="008C6668" w:rsidP="007767DA">
            <w:pPr>
              <w:jc w:val="right"/>
              <w:rPr>
                <w:rFonts w:ascii="Calibri" w:hAnsi="Calibri" w:cs="Calibri"/>
                <w:color w:val="000000"/>
                <w:sz w:val="22"/>
              </w:rPr>
            </w:pPr>
            <w:r>
              <w:rPr>
                <w:rFonts w:ascii="Calibri" w:hAnsi="Calibri" w:cs="Calibri"/>
                <w:color w:val="000000"/>
                <w:sz w:val="22"/>
              </w:rPr>
              <w:t>1</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8C6668" w:rsidRDefault="008C6668" w:rsidP="007767DA">
            <w:pPr>
              <w:jc w:val="right"/>
              <w:rPr>
                <w:rFonts w:ascii="Calibri" w:hAnsi="Calibri" w:cs="Calibri"/>
                <w:color w:val="000000"/>
                <w:sz w:val="22"/>
              </w:rPr>
            </w:pPr>
            <w:r>
              <w:rPr>
                <w:rFonts w:ascii="Calibri" w:hAnsi="Calibri" w:cs="Calibri"/>
                <w:color w:val="000000"/>
                <w:sz w:val="22"/>
              </w:rPr>
              <w:t>3</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8C6668" w:rsidRDefault="008C6668" w:rsidP="007767DA">
            <w:pPr>
              <w:jc w:val="right"/>
              <w:rPr>
                <w:rFonts w:ascii="Calibri" w:hAnsi="Calibri" w:cs="Calibri"/>
                <w:color w:val="000000"/>
                <w:sz w:val="22"/>
              </w:rPr>
            </w:pPr>
            <w:r>
              <w:rPr>
                <w:rFonts w:ascii="Calibri" w:hAnsi="Calibri" w:cs="Calibri"/>
                <w:color w:val="000000"/>
                <w:sz w:val="22"/>
              </w:rPr>
              <w:t>414</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8C6668" w:rsidRDefault="008C6668" w:rsidP="007767DA">
            <w:pPr>
              <w:jc w:val="right"/>
              <w:rPr>
                <w:rFonts w:ascii="Calibri" w:hAnsi="Calibri" w:cs="Calibri"/>
                <w:color w:val="000000"/>
                <w:sz w:val="22"/>
              </w:rPr>
            </w:pPr>
            <w:r>
              <w:rPr>
                <w:rFonts w:ascii="Calibri" w:hAnsi="Calibri" w:cs="Calibri"/>
                <w:color w:val="000000"/>
                <w:sz w:val="22"/>
              </w:rPr>
              <w:t>0.7</w:t>
            </w:r>
          </w:p>
        </w:tc>
      </w:tr>
    </w:tbl>
    <w:p w:rsidR="008C6668" w:rsidRDefault="008C6668" w:rsidP="000308FA">
      <w:pPr>
        <w:pStyle w:val="Content"/>
        <w:rPr>
          <w:rFonts w:cstheme="minorHAnsi"/>
        </w:rPr>
      </w:pPr>
      <w:r w:rsidRPr="00112832">
        <w:rPr>
          <w:rFonts w:cstheme="minorHAnsi"/>
        </w:rPr>
        <w:t xml:space="preserve"> </w:t>
      </w:r>
      <w:r w:rsidRPr="000308FA">
        <w:rPr>
          <w:rFonts w:cstheme="minorHAnsi"/>
          <w:color w:val="auto"/>
          <w:highlight w:val="yellow"/>
        </w:rPr>
        <w:t>Overall error: 1.8%, Averaged class error: 1.85%</w:t>
      </w:r>
    </w:p>
    <w:p w:rsidR="008C6668" w:rsidRDefault="008C6668" w:rsidP="008C6668">
      <w:pPr>
        <w:spacing w:after="200"/>
        <w:rPr>
          <w:rFonts w:cstheme="minorHAnsi"/>
        </w:rPr>
      </w:pPr>
      <w:r>
        <w:rPr>
          <w:noProof/>
        </w:rPr>
        <w:drawing>
          <wp:inline distT="0" distB="0" distL="0" distR="0" wp14:anchorId="29DE28FA" wp14:editId="4AD6CF71">
            <wp:extent cx="3809524" cy="3180952"/>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9524" cy="3180952"/>
                    </a:xfrm>
                    <a:prstGeom prst="rect">
                      <a:avLst/>
                    </a:prstGeom>
                  </pic:spPr>
                </pic:pic>
              </a:graphicData>
            </a:graphic>
          </wp:inline>
        </w:drawing>
      </w:r>
    </w:p>
    <w:p w:rsidR="008C6668" w:rsidRDefault="008C6668" w:rsidP="008C6668">
      <w:pPr>
        <w:spacing w:after="200"/>
        <w:rPr>
          <w:rFonts w:cstheme="minorHAnsi"/>
        </w:rPr>
      </w:pPr>
      <w:r>
        <w:rPr>
          <w:noProof/>
        </w:rPr>
        <w:drawing>
          <wp:inline distT="0" distB="0" distL="0" distR="0" wp14:anchorId="2DE10CFA" wp14:editId="2DBB8E04">
            <wp:extent cx="3809524" cy="3180952"/>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9524" cy="3180952"/>
                    </a:xfrm>
                    <a:prstGeom prst="rect">
                      <a:avLst/>
                    </a:prstGeom>
                  </pic:spPr>
                </pic:pic>
              </a:graphicData>
            </a:graphic>
          </wp:inline>
        </w:drawing>
      </w:r>
    </w:p>
    <w:p w:rsidR="008C6668" w:rsidRDefault="008C6668" w:rsidP="008C6668">
      <w:pPr>
        <w:spacing w:after="200"/>
        <w:rPr>
          <w:rFonts w:cstheme="minorHAnsi"/>
        </w:rPr>
      </w:pPr>
      <w:r>
        <w:rPr>
          <w:noProof/>
        </w:rPr>
        <w:lastRenderedPageBreak/>
        <w:drawing>
          <wp:inline distT="0" distB="0" distL="0" distR="0" wp14:anchorId="0F43F5F7" wp14:editId="3D3FB549">
            <wp:extent cx="3809524" cy="3180952"/>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9524" cy="3180952"/>
                    </a:xfrm>
                    <a:prstGeom prst="rect">
                      <a:avLst/>
                    </a:prstGeom>
                  </pic:spPr>
                </pic:pic>
              </a:graphicData>
            </a:graphic>
          </wp:inline>
        </w:drawing>
      </w:r>
    </w:p>
    <w:p w:rsidR="008C6668" w:rsidRPr="000308FA" w:rsidRDefault="008C6668" w:rsidP="000308FA">
      <w:pPr>
        <w:pStyle w:val="Content"/>
        <w:rPr>
          <w:rFonts w:cstheme="minorHAnsi"/>
          <w:b/>
          <w:color w:val="auto"/>
        </w:rPr>
      </w:pPr>
      <w:r w:rsidRPr="000308FA">
        <w:rPr>
          <w:rFonts w:cstheme="minorHAnsi"/>
          <w:b/>
          <w:color w:val="auto"/>
        </w:rPr>
        <w:t>Adaptive Boost:</w:t>
      </w:r>
    </w:p>
    <w:tbl>
      <w:tblPr>
        <w:tblW w:w="5680" w:type="dxa"/>
        <w:tblLook w:val="04A0" w:firstRow="1" w:lastRow="0" w:firstColumn="1" w:lastColumn="0" w:noHBand="0" w:noVBand="1"/>
      </w:tblPr>
      <w:tblGrid>
        <w:gridCol w:w="2320"/>
        <w:gridCol w:w="1240"/>
        <w:gridCol w:w="1160"/>
        <w:gridCol w:w="960"/>
      </w:tblGrid>
      <w:tr w:rsidR="008C6668" w:rsidRPr="00112832" w:rsidTr="007767DA">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8C6668" w:rsidRPr="00112832" w:rsidRDefault="008C6668" w:rsidP="007767DA">
            <w:pPr>
              <w:spacing w:line="240" w:lineRule="auto"/>
              <w:rPr>
                <w:rFonts w:ascii="Calibri" w:eastAsia="Times New Roman" w:hAnsi="Calibri" w:cs="Calibri"/>
                <w:bCs/>
                <w:color w:val="000000"/>
                <w:sz w:val="22"/>
              </w:rPr>
            </w:pPr>
            <w:r w:rsidRPr="00112832">
              <w:rPr>
                <w:rFonts w:ascii="Calibri" w:eastAsia="Times New Roman" w:hAnsi="Calibri" w:cs="Calibri"/>
                <w:bCs/>
                <w:color w:val="000000"/>
                <w:sz w:val="22"/>
              </w:rPr>
              <w:t>Column1</w:t>
            </w:r>
          </w:p>
        </w:tc>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8C6668" w:rsidRPr="00112832" w:rsidRDefault="008C6668" w:rsidP="007767DA">
            <w:pPr>
              <w:spacing w:line="240" w:lineRule="auto"/>
              <w:rPr>
                <w:rFonts w:ascii="Calibri" w:eastAsia="Times New Roman" w:hAnsi="Calibri" w:cs="Calibri"/>
                <w:bCs/>
                <w:color w:val="000000"/>
                <w:sz w:val="22"/>
              </w:rPr>
            </w:pPr>
            <w:r w:rsidRPr="00112832">
              <w:rPr>
                <w:rFonts w:ascii="Calibri" w:eastAsia="Times New Roman" w:hAnsi="Calibri" w:cs="Calibri"/>
                <w:bCs/>
                <w:color w:val="000000"/>
                <w:sz w:val="22"/>
              </w:rPr>
              <w:t>Predicted</w:t>
            </w:r>
          </w:p>
        </w:tc>
        <w:tc>
          <w:tcPr>
            <w:tcW w:w="1160" w:type="dxa"/>
            <w:tcBorders>
              <w:top w:val="single" w:sz="4" w:space="0" w:color="000000"/>
              <w:left w:val="single" w:sz="4" w:space="0" w:color="000000"/>
              <w:bottom w:val="single" w:sz="8" w:space="0" w:color="000000"/>
              <w:right w:val="single" w:sz="4" w:space="0" w:color="000000"/>
            </w:tcBorders>
            <w:shd w:val="clear" w:color="auto" w:fill="auto"/>
            <w:noWrap/>
            <w:vAlign w:val="bottom"/>
          </w:tcPr>
          <w:p w:rsidR="008C6668" w:rsidRPr="00112832" w:rsidRDefault="008C6668" w:rsidP="007767DA">
            <w:pPr>
              <w:spacing w:line="240" w:lineRule="auto"/>
              <w:rPr>
                <w:rFonts w:ascii="Calibri" w:eastAsia="Times New Roman" w:hAnsi="Calibri" w:cs="Calibri"/>
                <w:bCs/>
                <w:color w:val="000000"/>
                <w:sz w:val="22"/>
              </w:rPr>
            </w:pP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tcPr>
          <w:p w:rsidR="008C6668" w:rsidRPr="00112832" w:rsidRDefault="008C6668" w:rsidP="007767DA">
            <w:pPr>
              <w:spacing w:line="240" w:lineRule="auto"/>
              <w:rPr>
                <w:rFonts w:ascii="Calibri" w:eastAsia="Times New Roman" w:hAnsi="Calibri" w:cs="Calibri"/>
                <w:bCs/>
                <w:color w:val="000000"/>
                <w:sz w:val="22"/>
              </w:rPr>
            </w:pPr>
          </w:p>
        </w:tc>
      </w:tr>
      <w:tr w:rsidR="008C6668" w:rsidRPr="00112832" w:rsidTr="007767DA">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rsidR="008C6668" w:rsidRPr="00112832" w:rsidRDefault="008C6668" w:rsidP="007767DA">
            <w:pPr>
              <w:spacing w:line="240" w:lineRule="auto"/>
              <w:rPr>
                <w:rFonts w:ascii="Calibri" w:eastAsia="Times New Roman" w:hAnsi="Calibri" w:cs="Calibri"/>
                <w:b w:val="0"/>
                <w:color w:val="000000"/>
                <w:sz w:val="22"/>
              </w:rPr>
            </w:pPr>
            <w:r w:rsidRPr="00112832">
              <w:rPr>
                <w:rFonts w:ascii="Calibri" w:eastAsia="Times New Roman" w:hAnsi="Calibri" w:cs="Calibri"/>
                <w:b w:val="0"/>
                <w:color w:val="000000"/>
                <w:sz w:val="22"/>
              </w:rPr>
              <w:t>Actual</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112832" w:rsidRDefault="008C6668" w:rsidP="007767DA">
            <w:pPr>
              <w:spacing w:line="240" w:lineRule="auto"/>
              <w:jc w:val="right"/>
              <w:rPr>
                <w:rFonts w:ascii="Calibri" w:eastAsia="Times New Roman" w:hAnsi="Calibri" w:cs="Calibri"/>
                <w:b w:val="0"/>
                <w:color w:val="000000"/>
                <w:sz w:val="22"/>
              </w:rPr>
            </w:pPr>
            <w:r w:rsidRPr="00112832">
              <w:rPr>
                <w:rFonts w:ascii="Calibri" w:eastAsia="Times New Roman" w:hAnsi="Calibri" w:cs="Calibri"/>
                <w:b w:val="0"/>
                <w:color w:val="000000"/>
                <w:sz w:val="22"/>
              </w:rPr>
              <w:t>0</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112832" w:rsidRDefault="008C6668" w:rsidP="007767DA">
            <w:pPr>
              <w:spacing w:line="240" w:lineRule="auto"/>
              <w:jc w:val="right"/>
              <w:rPr>
                <w:rFonts w:ascii="Calibri" w:eastAsia="Times New Roman" w:hAnsi="Calibri" w:cs="Calibri"/>
                <w:b w:val="0"/>
                <w:color w:val="000000"/>
                <w:sz w:val="22"/>
              </w:rPr>
            </w:pPr>
            <w:r w:rsidRPr="00112832">
              <w:rPr>
                <w:rFonts w:ascii="Calibri" w:eastAsia="Times New Roman" w:hAnsi="Calibri" w:cs="Calibri"/>
                <w:b w:val="0"/>
                <w:color w:val="000000"/>
                <w:sz w:val="22"/>
              </w:rPr>
              <w:t>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112832" w:rsidRDefault="008C6668" w:rsidP="007767DA">
            <w:pPr>
              <w:spacing w:line="240" w:lineRule="auto"/>
              <w:rPr>
                <w:rFonts w:ascii="Calibri" w:eastAsia="Times New Roman" w:hAnsi="Calibri" w:cs="Calibri"/>
                <w:b w:val="0"/>
                <w:color w:val="000000"/>
                <w:sz w:val="22"/>
              </w:rPr>
            </w:pPr>
            <w:r w:rsidRPr="00112832">
              <w:rPr>
                <w:rFonts w:ascii="Calibri" w:eastAsia="Times New Roman" w:hAnsi="Calibri" w:cs="Calibri"/>
                <w:b w:val="0"/>
                <w:color w:val="000000"/>
                <w:sz w:val="22"/>
              </w:rPr>
              <w:t>Error</w:t>
            </w:r>
          </w:p>
        </w:tc>
      </w:tr>
      <w:tr w:rsidR="008C6668" w:rsidRPr="00112832" w:rsidTr="007767DA">
        <w:trPr>
          <w:trHeight w:val="300"/>
        </w:trPr>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C6668" w:rsidRPr="00112832" w:rsidRDefault="008C6668" w:rsidP="007767DA">
            <w:pPr>
              <w:spacing w:line="240" w:lineRule="auto"/>
              <w:jc w:val="right"/>
              <w:rPr>
                <w:rFonts w:ascii="Calibri" w:eastAsia="Times New Roman" w:hAnsi="Calibri" w:cs="Calibri"/>
                <w:b w:val="0"/>
                <w:color w:val="000000"/>
                <w:sz w:val="22"/>
              </w:rPr>
            </w:pPr>
            <w:r w:rsidRPr="00112832">
              <w:rPr>
                <w:rFonts w:ascii="Calibri" w:eastAsia="Times New Roman" w:hAnsi="Calibri" w:cs="Calibri"/>
                <w:b w:val="0"/>
                <w:color w:val="000000"/>
                <w:sz w:val="22"/>
              </w:rPr>
              <w:t>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C6668" w:rsidRPr="00112832" w:rsidRDefault="008C6668" w:rsidP="007767DA">
            <w:pPr>
              <w:spacing w:line="240" w:lineRule="auto"/>
              <w:jc w:val="right"/>
              <w:rPr>
                <w:rFonts w:ascii="Calibri" w:eastAsia="Times New Roman" w:hAnsi="Calibri" w:cs="Calibri"/>
                <w:b w:val="0"/>
                <w:color w:val="000000"/>
                <w:sz w:val="22"/>
              </w:rPr>
            </w:pPr>
            <w:r w:rsidRPr="00112832">
              <w:rPr>
                <w:rFonts w:ascii="Calibri" w:eastAsia="Times New Roman" w:hAnsi="Calibri" w:cs="Calibri"/>
                <w:b w:val="0"/>
                <w:color w:val="000000"/>
                <w:sz w:val="22"/>
              </w:rPr>
              <w:t>317</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C6668" w:rsidRPr="00112832" w:rsidRDefault="008C6668" w:rsidP="007767DA">
            <w:pPr>
              <w:spacing w:line="240" w:lineRule="auto"/>
              <w:jc w:val="right"/>
              <w:rPr>
                <w:rFonts w:ascii="Calibri" w:eastAsia="Times New Roman" w:hAnsi="Calibri" w:cs="Calibri"/>
                <w:b w:val="0"/>
                <w:color w:val="000000"/>
                <w:sz w:val="22"/>
              </w:rPr>
            </w:pPr>
            <w:r w:rsidRPr="00112832">
              <w:rPr>
                <w:rFonts w:ascii="Calibri" w:eastAsia="Times New Roman" w:hAnsi="Calibri" w:cs="Calibri"/>
                <w:b w:val="0"/>
                <w:color w:val="000000"/>
                <w:sz w:val="22"/>
              </w:rPr>
              <w:t>9</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C6668" w:rsidRPr="00112832" w:rsidRDefault="008C6668" w:rsidP="007767DA">
            <w:pPr>
              <w:spacing w:line="240" w:lineRule="auto"/>
              <w:jc w:val="right"/>
              <w:rPr>
                <w:rFonts w:ascii="Calibri" w:eastAsia="Times New Roman" w:hAnsi="Calibri" w:cs="Calibri"/>
                <w:b w:val="0"/>
                <w:color w:val="000000"/>
                <w:sz w:val="22"/>
              </w:rPr>
            </w:pPr>
            <w:r w:rsidRPr="00112832">
              <w:rPr>
                <w:rFonts w:ascii="Calibri" w:eastAsia="Times New Roman" w:hAnsi="Calibri" w:cs="Calibri"/>
                <w:b w:val="0"/>
                <w:color w:val="000000"/>
                <w:sz w:val="22"/>
              </w:rPr>
              <w:t>2.8</w:t>
            </w:r>
          </w:p>
        </w:tc>
      </w:tr>
      <w:tr w:rsidR="008C6668" w:rsidRPr="00112832" w:rsidTr="007767DA">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112832" w:rsidRDefault="008C6668" w:rsidP="007767DA">
            <w:pPr>
              <w:spacing w:line="240" w:lineRule="auto"/>
              <w:jc w:val="right"/>
              <w:rPr>
                <w:rFonts w:ascii="Calibri" w:eastAsia="Times New Roman" w:hAnsi="Calibri" w:cs="Calibri"/>
                <w:b w:val="0"/>
                <w:color w:val="000000"/>
                <w:sz w:val="22"/>
              </w:rPr>
            </w:pPr>
            <w:r w:rsidRPr="00112832">
              <w:rPr>
                <w:rFonts w:ascii="Calibri" w:eastAsia="Times New Roman" w:hAnsi="Calibri" w:cs="Calibri"/>
                <w:b w:val="0"/>
                <w:color w:val="000000"/>
                <w:sz w:val="22"/>
              </w:rPr>
              <w:t>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112832" w:rsidRDefault="008C6668" w:rsidP="007767DA">
            <w:pPr>
              <w:spacing w:line="240" w:lineRule="auto"/>
              <w:jc w:val="right"/>
              <w:rPr>
                <w:rFonts w:ascii="Calibri" w:eastAsia="Times New Roman" w:hAnsi="Calibri" w:cs="Calibri"/>
                <w:b w:val="0"/>
                <w:color w:val="000000"/>
                <w:sz w:val="22"/>
              </w:rPr>
            </w:pPr>
            <w:r w:rsidRPr="00112832">
              <w:rPr>
                <w:rFonts w:ascii="Calibri" w:eastAsia="Times New Roman" w:hAnsi="Calibri" w:cs="Calibri"/>
                <w:b w:val="0"/>
                <w:color w:val="000000"/>
                <w:sz w:val="22"/>
              </w:rPr>
              <w:t>14</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112832" w:rsidRDefault="008C6668" w:rsidP="007767DA">
            <w:pPr>
              <w:spacing w:line="240" w:lineRule="auto"/>
              <w:jc w:val="right"/>
              <w:rPr>
                <w:rFonts w:ascii="Calibri" w:eastAsia="Times New Roman" w:hAnsi="Calibri" w:cs="Calibri"/>
                <w:b w:val="0"/>
                <w:color w:val="000000"/>
                <w:sz w:val="22"/>
              </w:rPr>
            </w:pPr>
            <w:r w:rsidRPr="00112832">
              <w:rPr>
                <w:rFonts w:ascii="Calibri" w:eastAsia="Times New Roman" w:hAnsi="Calibri" w:cs="Calibri"/>
                <w:b w:val="0"/>
                <w:color w:val="000000"/>
                <w:sz w:val="22"/>
              </w:rPr>
              <w:t>442</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112832" w:rsidRDefault="008C6668" w:rsidP="007767DA">
            <w:pPr>
              <w:spacing w:line="240" w:lineRule="auto"/>
              <w:jc w:val="right"/>
              <w:rPr>
                <w:rFonts w:ascii="Calibri" w:eastAsia="Times New Roman" w:hAnsi="Calibri" w:cs="Calibri"/>
                <w:b w:val="0"/>
                <w:color w:val="000000"/>
                <w:sz w:val="22"/>
              </w:rPr>
            </w:pPr>
            <w:r w:rsidRPr="00112832">
              <w:rPr>
                <w:rFonts w:ascii="Calibri" w:eastAsia="Times New Roman" w:hAnsi="Calibri" w:cs="Calibri"/>
                <w:b w:val="0"/>
                <w:color w:val="000000"/>
                <w:sz w:val="22"/>
              </w:rPr>
              <w:t>3.1</w:t>
            </w:r>
          </w:p>
        </w:tc>
      </w:tr>
    </w:tbl>
    <w:p w:rsidR="008C6668" w:rsidRPr="000308FA" w:rsidRDefault="008C6668" w:rsidP="000308FA">
      <w:pPr>
        <w:pStyle w:val="Content"/>
        <w:rPr>
          <w:rFonts w:cstheme="minorHAnsi"/>
          <w:color w:val="auto"/>
          <w:highlight w:val="yellow"/>
        </w:rPr>
      </w:pPr>
      <w:r w:rsidRPr="000308FA">
        <w:rPr>
          <w:rFonts w:cstheme="minorHAnsi"/>
          <w:color w:val="auto"/>
          <w:highlight w:val="yellow"/>
        </w:rPr>
        <w:t>Overall error: 3%, Averaged class error: 2.95%</w:t>
      </w:r>
    </w:p>
    <w:p w:rsidR="008C6668" w:rsidRDefault="008C6668" w:rsidP="008C6668">
      <w:pPr>
        <w:spacing w:after="200"/>
        <w:rPr>
          <w:noProof/>
        </w:rPr>
      </w:pPr>
      <w:r>
        <w:rPr>
          <w:noProof/>
        </w:rPr>
        <w:drawing>
          <wp:inline distT="0" distB="0" distL="0" distR="0" wp14:anchorId="501A7FF8" wp14:editId="23AC2DC1">
            <wp:extent cx="2667000" cy="2990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8886" cy="2992965"/>
                    </a:xfrm>
                    <a:prstGeom prst="rect">
                      <a:avLst/>
                    </a:prstGeom>
                  </pic:spPr>
                </pic:pic>
              </a:graphicData>
            </a:graphic>
          </wp:inline>
        </w:drawing>
      </w:r>
      <w:r w:rsidRPr="00112832">
        <w:rPr>
          <w:noProof/>
        </w:rPr>
        <w:t xml:space="preserve"> </w:t>
      </w:r>
    </w:p>
    <w:p w:rsidR="008C6668" w:rsidRDefault="008C6668" w:rsidP="008C6668">
      <w:pPr>
        <w:spacing w:after="200"/>
        <w:rPr>
          <w:noProof/>
        </w:rPr>
      </w:pPr>
      <w:r>
        <w:rPr>
          <w:noProof/>
        </w:rPr>
        <w:lastRenderedPageBreak/>
        <w:drawing>
          <wp:inline distT="0" distB="0" distL="0" distR="0" wp14:anchorId="1F6404BB" wp14:editId="5B163593">
            <wp:extent cx="2857143" cy="2380952"/>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7143" cy="2380952"/>
                    </a:xfrm>
                    <a:prstGeom prst="rect">
                      <a:avLst/>
                    </a:prstGeom>
                  </pic:spPr>
                </pic:pic>
              </a:graphicData>
            </a:graphic>
          </wp:inline>
        </w:drawing>
      </w:r>
      <w:r w:rsidRPr="00112832">
        <w:rPr>
          <w:noProof/>
        </w:rPr>
        <w:t xml:space="preserve"> </w:t>
      </w:r>
      <w:r>
        <w:rPr>
          <w:noProof/>
        </w:rPr>
        <w:drawing>
          <wp:inline distT="0" distB="0" distL="0" distR="0" wp14:anchorId="7E1238B7" wp14:editId="1C16CF66">
            <wp:extent cx="3809524" cy="3180952"/>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9524" cy="3180952"/>
                    </a:xfrm>
                    <a:prstGeom prst="rect">
                      <a:avLst/>
                    </a:prstGeom>
                  </pic:spPr>
                </pic:pic>
              </a:graphicData>
            </a:graphic>
          </wp:inline>
        </w:drawing>
      </w:r>
    </w:p>
    <w:p w:rsidR="008C6668" w:rsidRPr="000308FA" w:rsidRDefault="008C6668" w:rsidP="000308FA">
      <w:pPr>
        <w:pStyle w:val="Content"/>
        <w:rPr>
          <w:rFonts w:cstheme="minorHAnsi"/>
          <w:b/>
          <w:color w:val="auto"/>
        </w:rPr>
      </w:pPr>
      <w:r w:rsidRPr="000308FA">
        <w:rPr>
          <w:rFonts w:cstheme="minorHAnsi"/>
          <w:b/>
          <w:color w:val="auto"/>
        </w:rPr>
        <w:t>SVM:</w:t>
      </w:r>
    </w:p>
    <w:tbl>
      <w:tblPr>
        <w:tblW w:w="5680" w:type="dxa"/>
        <w:tblLook w:val="04A0" w:firstRow="1" w:lastRow="0" w:firstColumn="1" w:lastColumn="0" w:noHBand="0" w:noVBand="1"/>
      </w:tblPr>
      <w:tblGrid>
        <w:gridCol w:w="2320"/>
        <w:gridCol w:w="1240"/>
        <w:gridCol w:w="1160"/>
        <w:gridCol w:w="960"/>
      </w:tblGrid>
      <w:tr w:rsidR="008C6668" w:rsidRPr="004A7E61" w:rsidTr="007767DA">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8C6668" w:rsidRPr="004A7E61" w:rsidRDefault="008C6668" w:rsidP="007767DA">
            <w:pPr>
              <w:spacing w:line="240" w:lineRule="auto"/>
              <w:rPr>
                <w:rFonts w:ascii="Calibri" w:eastAsia="Times New Roman" w:hAnsi="Calibri" w:cs="Calibri"/>
                <w:bCs/>
                <w:color w:val="000000"/>
                <w:sz w:val="22"/>
              </w:rPr>
            </w:pPr>
          </w:p>
        </w:tc>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8C6668" w:rsidRPr="004A7E61" w:rsidRDefault="008C6668" w:rsidP="007767DA">
            <w:pPr>
              <w:spacing w:line="240" w:lineRule="auto"/>
              <w:rPr>
                <w:rFonts w:ascii="Calibri" w:eastAsia="Times New Roman" w:hAnsi="Calibri" w:cs="Calibri"/>
                <w:bCs/>
                <w:color w:val="000000"/>
                <w:sz w:val="22"/>
              </w:rPr>
            </w:pPr>
            <w:r w:rsidRPr="004A7E61">
              <w:rPr>
                <w:rFonts w:ascii="Calibri" w:eastAsia="Times New Roman" w:hAnsi="Calibri" w:cs="Calibri"/>
                <w:bCs/>
                <w:color w:val="000000"/>
                <w:sz w:val="22"/>
              </w:rPr>
              <w:t>Predicted</w:t>
            </w:r>
          </w:p>
        </w:tc>
        <w:tc>
          <w:tcPr>
            <w:tcW w:w="11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8C6668" w:rsidRPr="004A7E61" w:rsidRDefault="008C6668" w:rsidP="007767DA">
            <w:pPr>
              <w:spacing w:line="240" w:lineRule="auto"/>
              <w:rPr>
                <w:rFonts w:ascii="Calibri" w:eastAsia="Times New Roman" w:hAnsi="Calibri" w:cs="Calibri"/>
                <w:bCs/>
                <w:color w:val="000000"/>
                <w:sz w:val="22"/>
              </w:rPr>
            </w:pP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8C6668" w:rsidRPr="004A7E61" w:rsidRDefault="008C6668" w:rsidP="007767DA">
            <w:pPr>
              <w:spacing w:line="240" w:lineRule="auto"/>
              <w:rPr>
                <w:rFonts w:ascii="Calibri" w:eastAsia="Times New Roman" w:hAnsi="Calibri" w:cs="Calibri"/>
                <w:bCs/>
                <w:color w:val="000000"/>
                <w:sz w:val="22"/>
              </w:rPr>
            </w:pPr>
          </w:p>
        </w:tc>
      </w:tr>
      <w:tr w:rsidR="008C6668" w:rsidRPr="004A7E61" w:rsidTr="007767DA">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rsidR="008C6668" w:rsidRPr="004A7E61" w:rsidRDefault="008C6668" w:rsidP="007767DA">
            <w:pPr>
              <w:spacing w:line="240" w:lineRule="auto"/>
              <w:rPr>
                <w:rFonts w:ascii="Calibri" w:eastAsia="Times New Roman" w:hAnsi="Calibri" w:cs="Calibri"/>
                <w:b w:val="0"/>
                <w:color w:val="000000"/>
                <w:sz w:val="22"/>
              </w:rPr>
            </w:pPr>
            <w:r w:rsidRPr="004A7E61">
              <w:rPr>
                <w:rFonts w:ascii="Calibri" w:eastAsia="Times New Roman" w:hAnsi="Calibri" w:cs="Calibri"/>
                <w:b w:val="0"/>
                <w:color w:val="000000"/>
                <w:sz w:val="22"/>
              </w:rPr>
              <w:t>Actual</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4A7E61" w:rsidRDefault="008C6668" w:rsidP="007767DA">
            <w:pPr>
              <w:spacing w:line="240" w:lineRule="auto"/>
              <w:jc w:val="right"/>
              <w:rPr>
                <w:rFonts w:ascii="Calibri" w:eastAsia="Times New Roman" w:hAnsi="Calibri" w:cs="Calibri"/>
                <w:b w:val="0"/>
                <w:color w:val="000000"/>
                <w:sz w:val="22"/>
              </w:rPr>
            </w:pPr>
            <w:r w:rsidRPr="004A7E61">
              <w:rPr>
                <w:rFonts w:ascii="Calibri" w:eastAsia="Times New Roman" w:hAnsi="Calibri" w:cs="Calibri"/>
                <w:b w:val="0"/>
                <w:color w:val="000000"/>
                <w:sz w:val="22"/>
              </w:rPr>
              <w:t>0</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4A7E61" w:rsidRDefault="008C6668" w:rsidP="007767DA">
            <w:pPr>
              <w:spacing w:line="240" w:lineRule="auto"/>
              <w:jc w:val="right"/>
              <w:rPr>
                <w:rFonts w:ascii="Calibri" w:eastAsia="Times New Roman" w:hAnsi="Calibri" w:cs="Calibri"/>
                <w:b w:val="0"/>
                <w:color w:val="000000"/>
                <w:sz w:val="22"/>
              </w:rPr>
            </w:pPr>
            <w:r w:rsidRPr="004A7E61">
              <w:rPr>
                <w:rFonts w:ascii="Calibri" w:eastAsia="Times New Roman" w:hAnsi="Calibri" w:cs="Calibri"/>
                <w:b w:val="0"/>
                <w:color w:val="000000"/>
                <w:sz w:val="22"/>
              </w:rPr>
              <w:t>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4A7E61" w:rsidRDefault="008C6668" w:rsidP="007767DA">
            <w:pPr>
              <w:spacing w:line="240" w:lineRule="auto"/>
              <w:rPr>
                <w:rFonts w:ascii="Calibri" w:eastAsia="Times New Roman" w:hAnsi="Calibri" w:cs="Calibri"/>
                <w:b w:val="0"/>
                <w:color w:val="000000"/>
                <w:sz w:val="22"/>
              </w:rPr>
            </w:pPr>
            <w:r w:rsidRPr="004A7E61">
              <w:rPr>
                <w:rFonts w:ascii="Calibri" w:eastAsia="Times New Roman" w:hAnsi="Calibri" w:cs="Calibri"/>
                <w:b w:val="0"/>
                <w:color w:val="000000"/>
                <w:sz w:val="22"/>
              </w:rPr>
              <w:t>Error</w:t>
            </w:r>
          </w:p>
        </w:tc>
      </w:tr>
      <w:tr w:rsidR="008C6668" w:rsidRPr="004A7E61" w:rsidTr="007767DA">
        <w:trPr>
          <w:trHeight w:val="300"/>
        </w:trPr>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C6668" w:rsidRPr="004A7E61" w:rsidRDefault="008C6668" w:rsidP="007767DA">
            <w:pPr>
              <w:spacing w:line="240" w:lineRule="auto"/>
              <w:jc w:val="right"/>
              <w:rPr>
                <w:rFonts w:ascii="Calibri" w:eastAsia="Times New Roman" w:hAnsi="Calibri" w:cs="Calibri"/>
                <w:b w:val="0"/>
                <w:color w:val="000000"/>
                <w:sz w:val="22"/>
              </w:rPr>
            </w:pPr>
            <w:r w:rsidRPr="004A7E61">
              <w:rPr>
                <w:rFonts w:ascii="Calibri" w:eastAsia="Times New Roman" w:hAnsi="Calibri" w:cs="Calibri"/>
                <w:b w:val="0"/>
                <w:color w:val="000000"/>
                <w:sz w:val="22"/>
              </w:rPr>
              <w:t>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C6668" w:rsidRPr="004A7E61" w:rsidRDefault="008C6668" w:rsidP="007767DA">
            <w:pPr>
              <w:spacing w:line="240" w:lineRule="auto"/>
              <w:jc w:val="right"/>
              <w:rPr>
                <w:rFonts w:ascii="Calibri" w:eastAsia="Times New Roman" w:hAnsi="Calibri" w:cs="Calibri"/>
                <w:b w:val="0"/>
                <w:color w:val="000000"/>
                <w:sz w:val="22"/>
              </w:rPr>
            </w:pPr>
            <w:r w:rsidRPr="004A7E61">
              <w:rPr>
                <w:rFonts w:ascii="Calibri" w:eastAsia="Times New Roman" w:hAnsi="Calibri" w:cs="Calibri"/>
                <w:b w:val="0"/>
                <w:color w:val="000000"/>
                <w:sz w:val="22"/>
              </w:rPr>
              <w:t>336</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C6668" w:rsidRPr="004A7E61" w:rsidRDefault="008C6668" w:rsidP="007767DA">
            <w:pPr>
              <w:spacing w:line="240" w:lineRule="auto"/>
              <w:jc w:val="right"/>
              <w:rPr>
                <w:rFonts w:ascii="Calibri" w:eastAsia="Times New Roman" w:hAnsi="Calibri" w:cs="Calibri"/>
                <w:b w:val="0"/>
                <w:color w:val="000000"/>
                <w:sz w:val="22"/>
              </w:rPr>
            </w:pPr>
            <w:r w:rsidRPr="004A7E61">
              <w:rPr>
                <w:rFonts w:ascii="Calibri" w:eastAsia="Times New Roman" w:hAnsi="Calibri" w:cs="Calibri"/>
                <w:b w:val="0"/>
                <w:color w:val="000000"/>
                <w:sz w:val="22"/>
              </w:rPr>
              <w:t>30</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C6668" w:rsidRPr="004A7E61" w:rsidRDefault="008C6668" w:rsidP="007767DA">
            <w:pPr>
              <w:spacing w:line="240" w:lineRule="auto"/>
              <w:jc w:val="right"/>
              <w:rPr>
                <w:rFonts w:ascii="Calibri" w:eastAsia="Times New Roman" w:hAnsi="Calibri" w:cs="Calibri"/>
                <w:b w:val="0"/>
                <w:color w:val="000000"/>
                <w:sz w:val="22"/>
              </w:rPr>
            </w:pPr>
            <w:r w:rsidRPr="004A7E61">
              <w:rPr>
                <w:rFonts w:ascii="Calibri" w:eastAsia="Times New Roman" w:hAnsi="Calibri" w:cs="Calibri"/>
                <w:b w:val="0"/>
                <w:color w:val="000000"/>
                <w:sz w:val="22"/>
              </w:rPr>
              <w:t>8.2</w:t>
            </w:r>
          </w:p>
        </w:tc>
      </w:tr>
      <w:tr w:rsidR="008C6668" w:rsidRPr="004A7E61" w:rsidTr="007767DA">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4A7E61" w:rsidRDefault="008C6668" w:rsidP="007767DA">
            <w:pPr>
              <w:spacing w:line="240" w:lineRule="auto"/>
              <w:jc w:val="right"/>
              <w:rPr>
                <w:rFonts w:ascii="Calibri" w:eastAsia="Times New Roman" w:hAnsi="Calibri" w:cs="Calibri"/>
                <w:b w:val="0"/>
                <w:color w:val="000000"/>
                <w:sz w:val="22"/>
              </w:rPr>
            </w:pPr>
            <w:r w:rsidRPr="004A7E61">
              <w:rPr>
                <w:rFonts w:ascii="Calibri" w:eastAsia="Times New Roman" w:hAnsi="Calibri" w:cs="Calibri"/>
                <w:b w:val="0"/>
                <w:color w:val="000000"/>
                <w:sz w:val="22"/>
              </w:rPr>
              <w:t>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4A7E61" w:rsidRDefault="008C6668" w:rsidP="007767DA">
            <w:pPr>
              <w:spacing w:line="240" w:lineRule="auto"/>
              <w:jc w:val="right"/>
              <w:rPr>
                <w:rFonts w:ascii="Calibri" w:eastAsia="Times New Roman" w:hAnsi="Calibri" w:cs="Calibri"/>
                <w:b w:val="0"/>
                <w:color w:val="000000"/>
                <w:sz w:val="22"/>
              </w:rPr>
            </w:pPr>
            <w:r w:rsidRPr="004A7E61">
              <w:rPr>
                <w:rFonts w:ascii="Calibri" w:eastAsia="Times New Roman" w:hAnsi="Calibri" w:cs="Calibri"/>
                <w:b w:val="0"/>
                <w:color w:val="000000"/>
                <w:sz w:val="22"/>
              </w:rPr>
              <w:t>42</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4A7E61" w:rsidRDefault="008C6668" w:rsidP="007767DA">
            <w:pPr>
              <w:spacing w:line="240" w:lineRule="auto"/>
              <w:jc w:val="right"/>
              <w:rPr>
                <w:rFonts w:ascii="Calibri" w:eastAsia="Times New Roman" w:hAnsi="Calibri" w:cs="Calibri"/>
                <w:b w:val="0"/>
                <w:color w:val="000000"/>
                <w:sz w:val="22"/>
              </w:rPr>
            </w:pPr>
            <w:r w:rsidRPr="004A7E61">
              <w:rPr>
                <w:rFonts w:ascii="Calibri" w:eastAsia="Times New Roman" w:hAnsi="Calibri" w:cs="Calibri"/>
                <w:b w:val="0"/>
                <w:color w:val="000000"/>
                <w:sz w:val="22"/>
              </w:rPr>
              <w:t>375</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4A7E61" w:rsidRDefault="008C6668" w:rsidP="007767DA">
            <w:pPr>
              <w:spacing w:line="240" w:lineRule="auto"/>
              <w:jc w:val="right"/>
              <w:rPr>
                <w:rFonts w:ascii="Calibri" w:eastAsia="Times New Roman" w:hAnsi="Calibri" w:cs="Calibri"/>
                <w:b w:val="0"/>
                <w:color w:val="000000"/>
                <w:sz w:val="22"/>
              </w:rPr>
            </w:pPr>
            <w:r w:rsidRPr="004A7E61">
              <w:rPr>
                <w:rFonts w:ascii="Calibri" w:eastAsia="Times New Roman" w:hAnsi="Calibri" w:cs="Calibri"/>
                <w:b w:val="0"/>
                <w:color w:val="000000"/>
                <w:sz w:val="22"/>
              </w:rPr>
              <w:t>10.1</w:t>
            </w:r>
          </w:p>
        </w:tc>
      </w:tr>
    </w:tbl>
    <w:p w:rsidR="008C6668" w:rsidRDefault="008C6668" w:rsidP="008C6668">
      <w:pPr>
        <w:spacing w:after="200"/>
        <w:rPr>
          <w:rFonts w:cstheme="minorHAnsi"/>
        </w:rPr>
      </w:pPr>
      <w:r w:rsidRPr="000308FA">
        <w:rPr>
          <w:rFonts w:cstheme="minorHAnsi"/>
          <w:b w:val="0"/>
          <w:color w:val="auto"/>
        </w:rPr>
        <w:lastRenderedPageBreak/>
        <w:t>Overall error: 9.2%, Averaged class error: 9.15%</w:t>
      </w:r>
      <w:r>
        <w:rPr>
          <w:rFonts w:cstheme="minorHAnsi"/>
        </w:rPr>
        <w:br/>
      </w:r>
      <w:r>
        <w:rPr>
          <w:noProof/>
        </w:rPr>
        <w:drawing>
          <wp:inline distT="0" distB="0" distL="0" distR="0" wp14:anchorId="321F4CE7" wp14:editId="75D61361">
            <wp:extent cx="3809524" cy="3180952"/>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09524" cy="3180952"/>
                    </a:xfrm>
                    <a:prstGeom prst="rect">
                      <a:avLst/>
                    </a:prstGeom>
                  </pic:spPr>
                </pic:pic>
              </a:graphicData>
            </a:graphic>
          </wp:inline>
        </w:drawing>
      </w:r>
    </w:p>
    <w:p w:rsidR="008C6668" w:rsidRDefault="008C6668" w:rsidP="008C6668">
      <w:pPr>
        <w:spacing w:after="200"/>
        <w:rPr>
          <w:noProof/>
        </w:rPr>
      </w:pPr>
      <w:r>
        <w:rPr>
          <w:noProof/>
        </w:rPr>
        <w:drawing>
          <wp:inline distT="0" distB="0" distL="0" distR="0" wp14:anchorId="30B26BCC" wp14:editId="47DE38D1">
            <wp:extent cx="3514725" cy="29347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7099" cy="2936777"/>
                    </a:xfrm>
                    <a:prstGeom prst="rect">
                      <a:avLst/>
                    </a:prstGeom>
                  </pic:spPr>
                </pic:pic>
              </a:graphicData>
            </a:graphic>
          </wp:inline>
        </w:drawing>
      </w:r>
      <w:r w:rsidRPr="004A7E61">
        <w:rPr>
          <w:noProof/>
        </w:rPr>
        <w:t xml:space="preserve"> </w:t>
      </w:r>
    </w:p>
    <w:p w:rsidR="008C6668" w:rsidRDefault="008C6668" w:rsidP="008C6668">
      <w:pPr>
        <w:spacing w:after="200"/>
        <w:rPr>
          <w:rFonts w:cstheme="minorHAnsi"/>
        </w:rPr>
      </w:pPr>
      <w:r>
        <w:rPr>
          <w:noProof/>
        </w:rPr>
        <w:lastRenderedPageBreak/>
        <w:drawing>
          <wp:inline distT="0" distB="0" distL="0" distR="0" wp14:anchorId="33367D3F" wp14:editId="4C6FB320">
            <wp:extent cx="3809524" cy="3180952"/>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09524" cy="3180952"/>
                    </a:xfrm>
                    <a:prstGeom prst="rect">
                      <a:avLst/>
                    </a:prstGeom>
                  </pic:spPr>
                </pic:pic>
              </a:graphicData>
            </a:graphic>
          </wp:inline>
        </w:drawing>
      </w:r>
    </w:p>
    <w:p w:rsidR="008C6668" w:rsidRPr="000308FA" w:rsidRDefault="008C6668" w:rsidP="000308FA">
      <w:pPr>
        <w:pStyle w:val="Content"/>
        <w:rPr>
          <w:rFonts w:cstheme="minorHAnsi"/>
          <w:b/>
          <w:color w:val="auto"/>
        </w:rPr>
      </w:pPr>
      <w:r w:rsidRPr="000308FA">
        <w:rPr>
          <w:rFonts w:cstheme="minorHAnsi"/>
          <w:b/>
          <w:color w:val="auto"/>
        </w:rPr>
        <w:t>Logistic Regression:</w:t>
      </w:r>
    </w:p>
    <w:tbl>
      <w:tblPr>
        <w:tblW w:w="5680" w:type="dxa"/>
        <w:tblLook w:val="04A0" w:firstRow="1" w:lastRow="0" w:firstColumn="1" w:lastColumn="0" w:noHBand="0" w:noVBand="1"/>
      </w:tblPr>
      <w:tblGrid>
        <w:gridCol w:w="2320"/>
        <w:gridCol w:w="1240"/>
        <w:gridCol w:w="1160"/>
        <w:gridCol w:w="960"/>
      </w:tblGrid>
      <w:tr w:rsidR="008C6668" w:rsidRPr="009D4949" w:rsidTr="007767DA">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8C6668" w:rsidRPr="009D4949" w:rsidRDefault="008C6668" w:rsidP="007767DA">
            <w:pPr>
              <w:spacing w:line="240" w:lineRule="auto"/>
              <w:rPr>
                <w:rFonts w:ascii="Calibri" w:eastAsia="Times New Roman" w:hAnsi="Calibri" w:cs="Calibri"/>
                <w:bCs/>
                <w:color w:val="000000"/>
                <w:sz w:val="22"/>
              </w:rPr>
            </w:pPr>
          </w:p>
        </w:tc>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8C6668" w:rsidRPr="009D4949" w:rsidRDefault="008C6668" w:rsidP="007767DA">
            <w:pPr>
              <w:spacing w:line="240" w:lineRule="auto"/>
              <w:rPr>
                <w:rFonts w:ascii="Calibri" w:eastAsia="Times New Roman" w:hAnsi="Calibri" w:cs="Calibri"/>
                <w:bCs/>
                <w:color w:val="000000"/>
                <w:sz w:val="22"/>
              </w:rPr>
            </w:pPr>
            <w:r w:rsidRPr="009D4949">
              <w:rPr>
                <w:rFonts w:ascii="Calibri" w:eastAsia="Times New Roman" w:hAnsi="Calibri" w:cs="Calibri"/>
                <w:bCs/>
                <w:color w:val="000000"/>
                <w:sz w:val="22"/>
              </w:rPr>
              <w:t>Predicted</w:t>
            </w:r>
          </w:p>
        </w:tc>
        <w:tc>
          <w:tcPr>
            <w:tcW w:w="11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8C6668" w:rsidRPr="009D4949" w:rsidRDefault="008C6668" w:rsidP="007767DA">
            <w:pPr>
              <w:spacing w:line="240" w:lineRule="auto"/>
              <w:rPr>
                <w:rFonts w:ascii="Calibri" w:eastAsia="Times New Roman" w:hAnsi="Calibri" w:cs="Calibri"/>
                <w:bCs/>
                <w:color w:val="000000"/>
                <w:sz w:val="22"/>
              </w:rPr>
            </w:pP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8C6668" w:rsidRPr="009D4949" w:rsidRDefault="008C6668" w:rsidP="007767DA">
            <w:pPr>
              <w:spacing w:line="240" w:lineRule="auto"/>
              <w:rPr>
                <w:rFonts w:ascii="Calibri" w:eastAsia="Times New Roman" w:hAnsi="Calibri" w:cs="Calibri"/>
                <w:bCs/>
                <w:color w:val="000000"/>
                <w:sz w:val="22"/>
              </w:rPr>
            </w:pPr>
          </w:p>
        </w:tc>
      </w:tr>
      <w:tr w:rsidR="008C6668" w:rsidRPr="009D4949" w:rsidTr="007767DA">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rsidR="008C6668" w:rsidRPr="009D4949" w:rsidRDefault="008C6668" w:rsidP="007767DA">
            <w:pPr>
              <w:spacing w:line="240" w:lineRule="auto"/>
              <w:rPr>
                <w:rFonts w:ascii="Calibri" w:eastAsia="Times New Roman" w:hAnsi="Calibri" w:cs="Calibri"/>
                <w:b w:val="0"/>
                <w:color w:val="000000"/>
                <w:sz w:val="22"/>
              </w:rPr>
            </w:pPr>
            <w:r w:rsidRPr="009D4949">
              <w:rPr>
                <w:rFonts w:ascii="Calibri" w:eastAsia="Times New Roman" w:hAnsi="Calibri" w:cs="Calibri"/>
                <w:b w:val="0"/>
                <w:color w:val="000000"/>
                <w:sz w:val="22"/>
              </w:rPr>
              <w:t>Actual</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9D4949" w:rsidRDefault="008C6668" w:rsidP="007767DA">
            <w:pPr>
              <w:spacing w:line="240" w:lineRule="auto"/>
              <w:jc w:val="right"/>
              <w:rPr>
                <w:rFonts w:ascii="Calibri" w:eastAsia="Times New Roman" w:hAnsi="Calibri" w:cs="Calibri"/>
                <w:b w:val="0"/>
                <w:color w:val="000000"/>
                <w:sz w:val="22"/>
              </w:rPr>
            </w:pPr>
            <w:r w:rsidRPr="009D4949">
              <w:rPr>
                <w:rFonts w:ascii="Calibri" w:eastAsia="Times New Roman" w:hAnsi="Calibri" w:cs="Calibri"/>
                <w:b w:val="0"/>
                <w:color w:val="000000"/>
                <w:sz w:val="22"/>
              </w:rPr>
              <w:t>0</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9D4949" w:rsidRDefault="008C6668" w:rsidP="007767DA">
            <w:pPr>
              <w:spacing w:line="240" w:lineRule="auto"/>
              <w:jc w:val="right"/>
              <w:rPr>
                <w:rFonts w:ascii="Calibri" w:eastAsia="Times New Roman" w:hAnsi="Calibri" w:cs="Calibri"/>
                <w:b w:val="0"/>
                <w:color w:val="000000"/>
                <w:sz w:val="22"/>
              </w:rPr>
            </w:pPr>
            <w:r w:rsidRPr="009D4949">
              <w:rPr>
                <w:rFonts w:ascii="Calibri" w:eastAsia="Times New Roman" w:hAnsi="Calibri" w:cs="Calibri"/>
                <w:b w:val="0"/>
                <w:color w:val="000000"/>
                <w:sz w:val="22"/>
              </w:rPr>
              <w:t>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9D4949" w:rsidRDefault="008C6668" w:rsidP="007767DA">
            <w:pPr>
              <w:spacing w:line="240" w:lineRule="auto"/>
              <w:rPr>
                <w:rFonts w:ascii="Calibri" w:eastAsia="Times New Roman" w:hAnsi="Calibri" w:cs="Calibri"/>
                <w:b w:val="0"/>
                <w:color w:val="000000"/>
                <w:sz w:val="22"/>
              </w:rPr>
            </w:pPr>
            <w:r w:rsidRPr="009D4949">
              <w:rPr>
                <w:rFonts w:ascii="Calibri" w:eastAsia="Times New Roman" w:hAnsi="Calibri" w:cs="Calibri"/>
                <w:b w:val="0"/>
                <w:color w:val="000000"/>
                <w:sz w:val="22"/>
              </w:rPr>
              <w:t>Error</w:t>
            </w:r>
          </w:p>
        </w:tc>
      </w:tr>
      <w:tr w:rsidR="008C6668" w:rsidRPr="009D4949" w:rsidTr="007767DA">
        <w:trPr>
          <w:trHeight w:val="300"/>
        </w:trPr>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C6668" w:rsidRPr="009D4949" w:rsidRDefault="008C6668" w:rsidP="007767DA">
            <w:pPr>
              <w:spacing w:line="240" w:lineRule="auto"/>
              <w:jc w:val="right"/>
              <w:rPr>
                <w:rFonts w:ascii="Calibri" w:eastAsia="Times New Roman" w:hAnsi="Calibri" w:cs="Calibri"/>
                <w:b w:val="0"/>
                <w:color w:val="000000"/>
                <w:sz w:val="22"/>
              </w:rPr>
            </w:pPr>
            <w:r w:rsidRPr="009D4949">
              <w:rPr>
                <w:rFonts w:ascii="Calibri" w:eastAsia="Times New Roman" w:hAnsi="Calibri" w:cs="Calibri"/>
                <w:b w:val="0"/>
                <w:color w:val="000000"/>
                <w:sz w:val="22"/>
              </w:rPr>
              <w:t>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C6668" w:rsidRPr="009D4949" w:rsidRDefault="008C6668" w:rsidP="007767DA">
            <w:pPr>
              <w:spacing w:line="240" w:lineRule="auto"/>
              <w:jc w:val="right"/>
              <w:rPr>
                <w:rFonts w:ascii="Calibri" w:eastAsia="Times New Roman" w:hAnsi="Calibri" w:cs="Calibri"/>
                <w:b w:val="0"/>
                <w:color w:val="000000"/>
                <w:sz w:val="22"/>
              </w:rPr>
            </w:pPr>
            <w:r w:rsidRPr="009D4949">
              <w:rPr>
                <w:rFonts w:ascii="Calibri" w:eastAsia="Times New Roman" w:hAnsi="Calibri" w:cs="Calibri"/>
                <w:b w:val="0"/>
                <w:color w:val="000000"/>
                <w:sz w:val="22"/>
              </w:rPr>
              <w:t>314</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C6668" w:rsidRPr="009D4949" w:rsidRDefault="008C6668" w:rsidP="007767DA">
            <w:pPr>
              <w:spacing w:line="240" w:lineRule="auto"/>
              <w:jc w:val="right"/>
              <w:rPr>
                <w:rFonts w:ascii="Calibri" w:eastAsia="Times New Roman" w:hAnsi="Calibri" w:cs="Calibri"/>
                <w:b w:val="0"/>
                <w:color w:val="000000"/>
                <w:sz w:val="22"/>
              </w:rPr>
            </w:pPr>
            <w:r w:rsidRPr="009D4949">
              <w:rPr>
                <w:rFonts w:ascii="Calibri" w:eastAsia="Times New Roman" w:hAnsi="Calibri" w:cs="Calibri"/>
                <w:b w:val="0"/>
                <w:color w:val="000000"/>
                <w:sz w:val="22"/>
              </w:rPr>
              <w:t>52</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C6668" w:rsidRPr="009D4949" w:rsidRDefault="008C6668" w:rsidP="007767DA">
            <w:pPr>
              <w:spacing w:line="240" w:lineRule="auto"/>
              <w:jc w:val="right"/>
              <w:rPr>
                <w:rFonts w:ascii="Calibri" w:eastAsia="Times New Roman" w:hAnsi="Calibri" w:cs="Calibri"/>
                <w:b w:val="0"/>
                <w:color w:val="000000"/>
                <w:sz w:val="22"/>
              </w:rPr>
            </w:pPr>
            <w:r w:rsidRPr="009D4949">
              <w:rPr>
                <w:rFonts w:ascii="Calibri" w:eastAsia="Times New Roman" w:hAnsi="Calibri" w:cs="Calibri"/>
                <w:b w:val="0"/>
                <w:color w:val="000000"/>
                <w:sz w:val="22"/>
              </w:rPr>
              <w:t>14.2</w:t>
            </w:r>
          </w:p>
        </w:tc>
      </w:tr>
      <w:tr w:rsidR="008C6668" w:rsidRPr="009D4949" w:rsidTr="007767DA">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9D4949" w:rsidRDefault="008C6668" w:rsidP="007767DA">
            <w:pPr>
              <w:spacing w:line="240" w:lineRule="auto"/>
              <w:jc w:val="right"/>
              <w:rPr>
                <w:rFonts w:ascii="Calibri" w:eastAsia="Times New Roman" w:hAnsi="Calibri" w:cs="Calibri"/>
                <w:b w:val="0"/>
                <w:color w:val="000000"/>
                <w:sz w:val="22"/>
              </w:rPr>
            </w:pPr>
            <w:r w:rsidRPr="009D4949">
              <w:rPr>
                <w:rFonts w:ascii="Calibri" w:eastAsia="Times New Roman" w:hAnsi="Calibri" w:cs="Calibri"/>
                <w:b w:val="0"/>
                <w:color w:val="000000"/>
                <w:sz w:val="22"/>
              </w:rPr>
              <w:t>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9D4949" w:rsidRDefault="008C6668" w:rsidP="007767DA">
            <w:pPr>
              <w:spacing w:line="240" w:lineRule="auto"/>
              <w:jc w:val="right"/>
              <w:rPr>
                <w:rFonts w:ascii="Calibri" w:eastAsia="Times New Roman" w:hAnsi="Calibri" w:cs="Calibri"/>
                <w:b w:val="0"/>
                <w:color w:val="000000"/>
                <w:sz w:val="22"/>
              </w:rPr>
            </w:pPr>
            <w:r w:rsidRPr="009D4949">
              <w:rPr>
                <w:rFonts w:ascii="Calibri" w:eastAsia="Times New Roman" w:hAnsi="Calibri" w:cs="Calibri"/>
                <w:b w:val="0"/>
                <w:color w:val="000000"/>
                <w:sz w:val="22"/>
              </w:rPr>
              <w:t>48</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9D4949" w:rsidRDefault="008C6668" w:rsidP="007767DA">
            <w:pPr>
              <w:spacing w:line="240" w:lineRule="auto"/>
              <w:jc w:val="right"/>
              <w:rPr>
                <w:rFonts w:ascii="Calibri" w:eastAsia="Times New Roman" w:hAnsi="Calibri" w:cs="Calibri"/>
                <w:b w:val="0"/>
                <w:color w:val="000000"/>
                <w:sz w:val="22"/>
              </w:rPr>
            </w:pPr>
            <w:r w:rsidRPr="009D4949">
              <w:rPr>
                <w:rFonts w:ascii="Calibri" w:eastAsia="Times New Roman" w:hAnsi="Calibri" w:cs="Calibri"/>
                <w:b w:val="0"/>
                <w:color w:val="000000"/>
                <w:sz w:val="22"/>
              </w:rPr>
              <w:t>369</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9D4949" w:rsidRDefault="008C6668" w:rsidP="007767DA">
            <w:pPr>
              <w:spacing w:line="240" w:lineRule="auto"/>
              <w:jc w:val="right"/>
              <w:rPr>
                <w:rFonts w:ascii="Calibri" w:eastAsia="Times New Roman" w:hAnsi="Calibri" w:cs="Calibri"/>
                <w:b w:val="0"/>
                <w:color w:val="000000"/>
                <w:sz w:val="22"/>
              </w:rPr>
            </w:pPr>
            <w:r w:rsidRPr="009D4949">
              <w:rPr>
                <w:rFonts w:ascii="Calibri" w:eastAsia="Times New Roman" w:hAnsi="Calibri" w:cs="Calibri"/>
                <w:b w:val="0"/>
                <w:color w:val="000000"/>
                <w:sz w:val="22"/>
              </w:rPr>
              <w:t>11.5</w:t>
            </w:r>
          </w:p>
        </w:tc>
      </w:tr>
    </w:tbl>
    <w:p w:rsidR="008C6668" w:rsidRDefault="008C6668" w:rsidP="008C6668">
      <w:pPr>
        <w:spacing w:after="200"/>
        <w:rPr>
          <w:noProof/>
        </w:rPr>
      </w:pPr>
    </w:p>
    <w:p w:rsidR="008C6668" w:rsidRPr="000308FA" w:rsidRDefault="008C6668" w:rsidP="000308FA">
      <w:pPr>
        <w:pStyle w:val="Content"/>
        <w:rPr>
          <w:rFonts w:cstheme="minorHAnsi"/>
          <w:color w:val="auto"/>
        </w:rPr>
      </w:pPr>
      <w:r w:rsidRPr="000308FA">
        <w:rPr>
          <w:rFonts w:cstheme="minorHAnsi"/>
          <w:color w:val="auto"/>
        </w:rPr>
        <w:t>Overall error: 12.8%, Averaged class error: 12.85%</w:t>
      </w:r>
      <w:r w:rsidRPr="000308FA">
        <w:rPr>
          <w:rFonts w:cstheme="minorHAnsi"/>
          <w:color w:val="auto"/>
        </w:rPr>
        <w:drawing>
          <wp:inline distT="0" distB="0" distL="0" distR="0" wp14:anchorId="7437B946" wp14:editId="18CBACCA">
            <wp:extent cx="3809524" cy="3180952"/>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09524" cy="3180952"/>
                    </a:xfrm>
                    <a:prstGeom prst="rect">
                      <a:avLst/>
                    </a:prstGeom>
                  </pic:spPr>
                </pic:pic>
              </a:graphicData>
            </a:graphic>
          </wp:inline>
        </w:drawing>
      </w:r>
      <w:r w:rsidRPr="000308FA">
        <w:rPr>
          <w:rFonts w:cstheme="minorHAnsi"/>
          <w:color w:val="auto"/>
        </w:rPr>
        <w:t xml:space="preserve"> </w:t>
      </w:r>
    </w:p>
    <w:p w:rsidR="008C6668" w:rsidRDefault="008C6668" w:rsidP="008C6668">
      <w:pPr>
        <w:spacing w:after="200"/>
        <w:rPr>
          <w:rFonts w:cstheme="minorHAnsi"/>
        </w:rPr>
      </w:pPr>
      <w:r>
        <w:rPr>
          <w:noProof/>
        </w:rPr>
        <w:lastRenderedPageBreak/>
        <w:drawing>
          <wp:inline distT="0" distB="0" distL="0" distR="0" wp14:anchorId="58B08CAF" wp14:editId="08120479">
            <wp:extent cx="3809524" cy="3180952"/>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09524" cy="3180952"/>
                    </a:xfrm>
                    <a:prstGeom prst="rect">
                      <a:avLst/>
                    </a:prstGeom>
                  </pic:spPr>
                </pic:pic>
              </a:graphicData>
            </a:graphic>
          </wp:inline>
        </w:drawing>
      </w:r>
    </w:p>
    <w:p w:rsidR="008C6668" w:rsidRDefault="008C6668" w:rsidP="008C6668">
      <w:pPr>
        <w:spacing w:after="200"/>
        <w:rPr>
          <w:rFonts w:cstheme="minorHAnsi"/>
        </w:rPr>
      </w:pPr>
      <w:r>
        <w:rPr>
          <w:noProof/>
        </w:rPr>
        <w:drawing>
          <wp:inline distT="0" distB="0" distL="0" distR="0" wp14:anchorId="364242D7" wp14:editId="270B0461">
            <wp:extent cx="3809524" cy="3180952"/>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09524" cy="3180952"/>
                    </a:xfrm>
                    <a:prstGeom prst="rect">
                      <a:avLst/>
                    </a:prstGeom>
                  </pic:spPr>
                </pic:pic>
              </a:graphicData>
            </a:graphic>
          </wp:inline>
        </w:drawing>
      </w:r>
    </w:p>
    <w:p w:rsidR="008C6668" w:rsidRDefault="008C6668" w:rsidP="008C6668">
      <w:pPr>
        <w:spacing w:after="200"/>
        <w:rPr>
          <w:rFonts w:cstheme="minorHAnsi"/>
        </w:rPr>
      </w:pPr>
    </w:p>
    <w:p w:rsidR="008C6668" w:rsidRPr="000308FA" w:rsidRDefault="008C6668" w:rsidP="000308FA">
      <w:pPr>
        <w:pStyle w:val="Content"/>
        <w:rPr>
          <w:rFonts w:cstheme="minorHAnsi"/>
          <w:b/>
          <w:color w:val="auto"/>
        </w:rPr>
      </w:pPr>
      <w:r w:rsidRPr="000308FA">
        <w:rPr>
          <w:rFonts w:cstheme="minorHAnsi"/>
          <w:b/>
          <w:color w:val="auto"/>
        </w:rPr>
        <w:t>Multi-Layer Feed Forward Neural Network:</w:t>
      </w:r>
    </w:p>
    <w:tbl>
      <w:tblPr>
        <w:tblW w:w="5680" w:type="dxa"/>
        <w:tblLook w:val="04A0" w:firstRow="1" w:lastRow="0" w:firstColumn="1" w:lastColumn="0" w:noHBand="0" w:noVBand="1"/>
      </w:tblPr>
      <w:tblGrid>
        <w:gridCol w:w="2320"/>
        <w:gridCol w:w="1240"/>
        <w:gridCol w:w="1160"/>
        <w:gridCol w:w="960"/>
      </w:tblGrid>
      <w:tr w:rsidR="008C6668" w:rsidRPr="00CA411D" w:rsidTr="007767DA">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8C6668" w:rsidRPr="00CA411D" w:rsidRDefault="008C6668" w:rsidP="007767DA">
            <w:pPr>
              <w:spacing w:line="240" w:lineRule="auto"/>
              <w:rPr>
                <w:rFonts w:ascii="Calibri" w:eastAsia="Times New Roman" w:hAnsi="Calibri" w:cs="Calibri"/>
                <w:bCs/>
                <w:color w:val="000000"/>
                <w:sz w:val="22"/>
              </w:rPr>
            </w:pPr>
          </w:p>
        </w:tc>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8C6668" w:rsidRPr="00CA411D" w:rsidRDefault="008C6668" w:rsidP="007767DA">
            <w:pPr>
              <w:spacing w:line="240" w:lineRule="auto"/>
              <w:rPr>
                <w:rFonts w:ascii="Calibri" w:eastAsia="Times New Roman" w:hAnsi="Calibri" w:cs="Calibri"/>
                <w:bCs/>
                <w:color w:val="000000"/>
                <w:sz w:val="22"/>
              </w:rPr>
            </w:pPr>
            <w:r w:rsidRPr="00CA411D">
              <w:rPr>
                <w:rFonts w:ascii="Calibri" w:eastAsia="Times New Roman" w:hAnsi="Calibri" w:cs="Calibri"/>
                <w:bCs/>
                <w:color w:val="000000"/>
                <w:sz w:val="22"/>
              </w:rPr>
              <w:t>Predicted</w:t>
            </w:r>
          </w:p>
        </w:tc>
        <w:tc>
          <w:tcPr>
            <w:tcW w:w="11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8C6668" w:rsidRPr="00CA411D" w:rsidRDefault="008C6668" w:rsidP="007767DA">
            <w:pPr>
              <w:spacing w:line="240" w:lineRule="auto"/>
              <w:rPr>
                <w:rFonts w:ascii="Calibri" w:eastAsia="Times New Roman" w:hAnsi="Calibri" w:cs="Calibri"/>
                <w:bCs/>
                <w:color w:val="000000"/>
                <w:sz w:val="22"/>
              </w:rPr>
            </w:pP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8C6668" w:rsidRPr="00CA411D" w:rsidRDefault="008C6668" w:rsidP="007767DA">
            <w:pPr>
              <w:spacing w:line="240" w:lineRule="auto"/>
              <w:rPr>
                <w:rFonts w:ascii="Calibri" w:eastAsia="Times New Roman" w:hAnsi="Calibri" w:cs="Calibri"/>
                <w:bCs/>
                <w:color w:val="000000"/>
                <w:sz w:val="22"/>
              </w:rPr>
            </w:pPr>
          </w:p>
        </w:tc>
      </w:tr>
      <w:tr w:rsidR="008C6668" w:rsidRPr="00CA411D" w:rsidTr="007767DA">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rsidR="008C6668" w:rsidRPr="00CA411D" w:rsidRDefault="008C6668" w:rsidP="007767DA">
            <w:pPr>
              <w:spacing w:line="240" w:lineRule="auto"/>
              <w:rPr>
                <w:rFonts w:ascii="Calibri" w:eastAsia="Times New Roman" w:hAnsi="Calibri" w:cs="Calibri"/>
                <w:b w:val="0"/>
                <w:color w:val="000000"/>
                <w:sz w:val="22"/>
              </w:rPr>
            </w:pPr>
            <w:r w:rsidRPr="00CA411D">
              <w:rPr>
                <w:rFonts w:ascii="Calibri" w:eastAsia="Times New Roman" w:hAnsi="Calibri" w:cs="Calibri"/>
                <w:b w:val="0"/>
                <w:color w:val="000000"/>
                <w:sz w:val="22"/>
              </w:rPr>
              <w:t>Actual</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CA411D" w:rsidRDefault="008C6668" w:rsidP="007767DA">
            <w:pPr>
              <w:spacing w:line="240" w:lineRule="auto"/>
              <w:jc w:val="right"/>
              <w:rPr>
                <w:rFonts w:ascii="Calibri" w:eastAsia="Times New Roman" w:hAnsi="Calibri" w:cs="Calibri"/>
                <w:b w:val="0"/>
                <w:color w:val="000000"/>
                <w:sz w:val="22"/>
              </w:rPr>
            </w:pPr>
            <w:r w:rsidRPr="00CA411D">
              <w:rPr>
                <w:rFonts w:ascii="Calibri" w:eastAsia="Times New Roman" w:hAnsi="Calibri" w:cs="Calibri"/>
                <w:b w:val="0"/>
                <w:color w:val="000000"/>
                <w:sz w:val="22"/>
              </w:rPr>
              <w:t>0</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CA411D" w:rsidRDefault="008C6668" w:rsidP="007767DA">
            <w:pPr>
              <w:spacing w:line="240" w:lineRule="auto"/>
              <w:jc w:val="right"/>
              <w:rPr>
                <w:rFonts w:ascii="Calibri" w:eastAsia="Times New Roman" w:hAnsi="Calibri" w:cs="Calibri"/>
                <w:b w:val="0"/>
                <w:color w:val="000000"/>
                <w:sz w:val="22"/>
              </w:rPr>
            </w:pPr>
            <w:r w:rsidRPr="00CA411D">
              <w:rPr>
                <w:rFonts w:ascii="Calibri" w:eastAsia="Times New Roman" w:hAnsi="Calibri" w:cs="Calibri"/>
                <w:b w:val="0"/>
                <w:color w:val="000000"/>
                <w:sz w:val="22"/>
              </w:rPr>
              <w:t>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CA411D" w:rsidRDefault="008C6668" w:rsidP="007767DA">
            <w:pPr>
              <w:spacing w:line="240" w:lineRule="auto"/>
              <w:rPr>
                <w:rFonts w:ascii="Calibri" w:eastAsia="Times New Roman" w:hAnsi="Calibri" w:cs="Calibri"/>
                <w:b w:val="0"/>
                <w:color w:val="000000"/>
                <w:sz w:val="22"/>
              </w:rPr>
            </w:pPr>
            <w:r w:rsidRPr="00CA411D">
              <w:rPr>
                <w:rFonts w:ascii="Calibri" w:eastAsia="Times New Roman" w:hAnsi="Calibri" w:cs="Calibri"/>
                <w:b w:val="0"/>
                <w:color w:val="000000"/>
                <w:sz w:val="22"/>
              </w:rPr>
              <w:t>Error</w:t>
            </w:r>
          </w:p>
        </w:tc>
      </w:tr>
      <w:tr w:rsidR="008C6668" w:rsidRPr="00CA411D" w:rsidTr="007767DA">
        <w:trPr>
          <w:trHeight w:val="300"/>
        </w:trPr>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C6668" w:rsidRPr="00CA411D" w:rsidRDefault="008C6668" w:rsidP="007767DA">
            <w:pPr>
              <w:spacing w:line="240" w:lineRule="auto"/>
              <w:jc w:val="right"/>
              <w:rPr>
                <w:rFonts w:ascii="Calibri" w:eastAsia="Times New Roman" w:hAnsi="Calibri" w:cs="Calibri"/>
                <w:b w:val="0"/>
                <w:color w:val="000000"/>
                <w:sz w:val="22"/>
              </w:rPr>
            </w:pPr>
            <w:r w:rsidRPr="00CA411D">
              <w:rPr>
                <w:rFonts w:ascii="Calibri" w:eastAsia="Times New Roman" w:hAnsi="Calibri" w:cs="Calibri"/>
                <w:b w:val="0"/>
                <w:color w:val="000000"/>
                <w:sz w:val="22"/>
              </w:rPr>
              <w:t>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C6668" w:rsidRPr="00CA411D" w:rsidRDefault="008C6668" w:rsidP="007767DA">
            <w:pPr>
              <w:spacing w:line="240" w:lineRule="auto"/>
              <w:jc w:val="right"/>
              <w:rPr>
                <w:rFonts w:ascii="Calibri" w:eastAsia="Times New Roman" w:hAnsi="Calibri" w:cs="Calibri"/>
                <w:b w:val="0"/>
                <w:color w:val="000000"/>
                <w:sz w:val="22"/>
              </w:rPr>
            </w:pPr>
            <w:r>
              <w:rPr>
                <w:rFonts w:ascii="Calibri" w:eastAsia="Times New Roman" w:hAnsi="Calibri" w:cs="Calibri"/>
                <w:b w:val="0"/>
                <w:color w:val="000000"/>
                <w:sz w:val="22"/>
              </w:rPr>
              <w:t>344</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C6668" w:rsidRPr="00CA411D" w:rsidRDefault="008C6668" w:rsidP="007767DA">
            <w:pPr>
              <w:spacing w:line="240" w:lineRule="auto"/>
              <w:jc w:val="right"/>
              <w:rPr>
                <w:rFonts w:ascii="Calibri" w:eastAsia="Times New Roman" w:hAnsi="Calibri" w:cs="Calibri"/>
                <w:b w:val="0"/>
                <w:color w:val="000000"/>
                <w:sz w:val="22"/>
              </w:rPr>
            </w:pPr>
            <w:r>
              <w:rPr>
                <w:rFonts w:ascii="Calibri" w:eastAsia="Times New Roman" w:hAnsi="Calibri" w:cs="Calibri"/>
                <w:b w:val="0"/>
                <w:color w:val="000000"/>
                <w:sz w:val="22"/>
              </w:rPr>
              <w:t>22</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C6668" w:rsidRPr="00CA411D" w:rsidRDefault="008C6668" w:rsidP="007767DA">
            <w:pPr>
              <w:spacing w:line="240" w:lineRule="auto"/>
              <w:jc w:val="right"/>
              <w:rPr>
                <w:rFonts w:ascii="Calibri" w:eastAsia="Times New Roman" w:hAnsi="Calibri" w:cs="Calibri"/>
                <w:b w:val="0"/>
                <w:color w:val="000000"/>
                <w:sz w:val="22"/>
              </w:rPr>
            </w:pPr>
            <w:r>
              <w:rPr>
                <w:rFonts w:ascii="Calibri" w:eastAsia="Times New Roman" w:hAnsi="Calibri" w:cs="Calibri"/>
                <w:b w:val="0"/>
                <w:color w:val="000000"/>
                <w:sz w:val="22"/>
              </w:rPr>
              <w:t>6.0</w:t>
            </w:r>
          </w:p>
        </w:tc>
      </w:tr>
      <w:tr w:rsidR="008C6668" w:rsidRPr="00CA411D" w:rsidTr="007767DA">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CA411D" w:rsidRDefault="008C6668" w:rsidP="007767DA">
            <w:pPr>
              <w:spacing w:line="240" w:lineRule="auto"/>
              <w:jc w:val="right"/>
              <w:rPr>
                <w:rFonts w:ascii="Calibri" w:eastAsia="Times New Roman" w:hAnsi="Calibri" w:cs="Calibri"/>
                <w:b w:val="0"/>
                <w:color w:val="000000"/>
                <w:sz w:val="22"/>
              </w:rPr>
            </w:pPr>
            <w:r w:rsidRPr="00CA411D">
              <w:rPr>
                <w:rFonts w:ascii="Calibri" w:eastAsia="Times New Roman" w:hAnsi="Calibri" w:cs="Calibri"/>
                <w:b w:val="0"/>
                <w:color w:val="000000"/>
                <w:sz w:val="22"/>
              </w:rPr>
              <w:t>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CA411D" w:rsidRDefault="008C6668" w:rsidP="007767DA">
            <w:pPr>
              <w:spacing w:line="240" w:lineRule="auto"/>
              <w:jc w:val="right"/>
              <w:rPr>
                <w:rFonts w:ascii="Calibri" w:eastAsia="Times New Roman" w:hAnsi="Calibri" w:cs="Calibri"/>
                <w:b w:val="0"/>
                <w:color w:val="000000"/>
                <w:sz w:val="22"/>
              </w:rPr>
            </w:pPr>
            <w:r>
              <w:rPr>
                <w:rFonts w:ascii="Calibri" w:eastAsia="Times New Roman" w:hAnsi="Calibri" w:cs="Calibri"/>
                <w:b w:val="0"/>
                <w:color w:val="000000"/>
                <w:sz w:val="22"/>
              </w:rPr>
              <w:t>31</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CA411D" w:rsidRDefault="008C6668" w:rsidP="007767DA">
            <w:pPr>
              <w:spacing w:line="240" w:lineRule="auto"/>
              <w:jc w:val="right"/>
              <w:rPr>
                <w:rFonts w:ascii="Calibri" w:eastAsia="Times New Roman" w:hAnsi="Calibri" w:cs="Calibri"/>
                <w:b w:val="0"/>
                <w:color w:val="000000"/>
                <w:sz w:val="22"/>
              </w:rPr>
            </w:pPr>
            <w:r>
              <w:rPr>
                <w:rFonts w:ascii="Calibri" w:eastAsia="Times New Roman" w:hAnsi="Calibri" w:cs="Calibri"/>
                <w:b w:val="0"/>
                <w:color w:val="000000"/>
                <w:sz w:val="22"/>
              </w:rPr>
              <w:t>386</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C6668" w:rsidRPr="00CA411D" w:rsidRDefault="008C6668" w:rsidP="007767DA">
            <w:pPr>
              <w:spacing w:line="240" w:lineRule="auto"/>
              <w:jc w:val="right"/>
              <w:rPr>
                <w:rFonts w:ascii="Calibri" w:eastAsia="Times New Roman" w:hAnsi="Calibri" w:cs="Calibri"/>
                <w:b w:val="0"/>
                <w:color w:val="000000"/>
                <w:sz w:val="22"/>
              </w:rPr>
            </w:pPr>
            <w:r>
              <w:rPr>
                <w:rFonts w:ascii="Calibri" w:eastAsia="Times New Roman" w:hAnsi="Calibri" w:cs="Calibri"/>
                <w:b w:val="0"/>
                <w:color w:val="000000"/>
                <w:sz w:val="22"/>
              </w:rPr>
              <w:t>7.4</w:t>
            </w:r>
          </w:p>
        </w:tc>
      </w:tr>
    </w:tbl>
    <w:p w:rsidR="008C6668" w:rsidRPr="000308FA" w:rsidRDefault="008C6668" w:rsidP="000308FA">
      <w:pPr>
        <w:pStyle w:val="Content"/>
        <w:rPr>
          <w:rFonts w:cstheme="minorHAnsi"/>
          <w:color w:val="auto"/>
        </w:rPr>
      </w:pPr>
      <w:r w:rsidRPr="000308FA">
        <w:rPr>
          <w:rFonts w:cstheme="minorHAnsi"/>
          <w:color w:val="auto"/>
        </w:rPr>
        <w:lastRenderedPageBreak/>
        <w:t>Overall error: 6.8%, Averaged class error: 6.7%</w:t>
      </w:r>
      <w:r w:rsidRPr="000308FA">
        <w:rPr>
          <w:rFonts w:cstheme="minorHAnsi"/>
          <w:color w:val="auto"/>
        </w:rPr>
        <w:drawing>
          <wp:inline distT="0" distB="0" distL="0" distR="0" wp14:anchorId="6CB3C1A5" wp14:editId="4718D0ED">
            <wp:extent cx="3809524" cy="318095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09524" cy="3180952"/>
                    </a:xfrm>
                    <a:prstGeom prst="rect">
                      <a:avLst/>
                    </a:prstGeom>
                  </pic:spPr>
                </pic:pic>
              </a:graphicData>
            </a:graphic>
          </wp:inline>
        </w:drawing>
      </w:r>
    </w:p>
    <w:p w:rsidR="008C6668" w:rsidRDefault="008C6668" w:rsidP="008C6668">
      <w:pPr>
        <w:spacing w:after="200"/>
        <w:rPr>
          <w:rFonts w:cstheme="minorHAnsi"/>
        </w:rPr>
      </w:pPr>
      <w:r>
        <w:rPr>
          <w:noProof/>
        </w:rPr>
        <w:drawing>
          <wp:inline distT="0" distB="0" distL="0" distR="0" wp14:anchorId="1E13E2DA" wp14:editId="7BF274FF">
            <wp:extent cx="3809524" cy="3180952"/>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09524" cy="3180952"/>
                    </a:xfrm>
                    <a:prstGeom prst="rect">
                      <a:avLst/>
                    </a:prstGeom>
                  </pic:spPr>
                </pic:pic>
              </a:graphicData>
            </a:graphic>
          </wp:inline>
        </w:drawing>
      </w:r>
    </w:p>
    <w:p w:rsidR="008C6668" w:rsidRDefault="008C6668" w:rsidP="008C6668">
      <w:pPr>
        <w:spacing w:after="200"/>
        <w:rPr>
          <w:rFonts w:cstheme="minorHAnsi"/>
        </w:rPr>
      </w:pPr>
      <w:r>
        <w:rPr>
          <w:noProof/>
        </w:rPr>
        <w:lastRenderedPageBreak/>
        <w:drawing>
          <wp:inline distT="0" distB="0" distL="0" distR="0" wp14:anchorId="1F7F567F" wp14:editId="7326035A">
            <wp:extent cx="3809524" cy="3180952"/>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09524" cy="3180952"/>
                    </a:xfrm>
                    <a:prstGeom prst="rect">
                      <a:avLst/>
                    </a:prstGeom>
                  </pic:spPr>
                </pic:pic>
              </a:graphicData>
            </a:graphic>
          </wp:inline>
        </w:drawing>
      </w:r>
    </w:p>
    <w:p w:rsidR="008C6668" w:rsidRPr="009766E3" w:rsidRDefault="008C6668" w:rsidP="008C6668">
      <w:pPr>
        <w:spacing w:after="200"/>
        <w:rPr>
          <w:rFonts w:cstheme="minorHAnsi"/>
        </w:rPr>
      </w:pPr>
    </w:p>
    <w:p w:rsidR="008C6668" w:rsidRPr="009766E3" w:rsidRDefault="008C6668" w:rsidP="008C6668">
      <w:pPr>
        <w:pStyle w:val="Heading1"/>
        <w:rPr>
          <w:rFonts w:asciiTheme="minorHAnsi" w:hAnsiTheme="minorHAnsi" w:cstheme="minorHAnsi"/>
        </w:rPr>
      </w:pPr>
      <w:r w:rsidRPr="009766E3">
        <w:rPr>
          <w:rFonts w:asciiTheme="minorHAnsi" w:hAnsiTheme="minorHAnsi" w:cstheme="minorHAnsi"/>
        </w:rPr>
        <w:t>What in Black Blazes is this about?</w:t>
      </w:r>
    </w:p>
    <w:tbl>
      <w:tblPr>
        <w:tblW w:w="9999" w:type="dxa"/>
        <w:tblInd w:w="40" w:type="dxa"/>
        <w:tblCellMar>
          <w:left w:w="0" w:type="dxa"/>
          <w:right w:w="0" w:type="dxa"/>
        </w:tblCellMar>
        <w:tblLook w:val="0000" w:firstRow="0" w:lastRow="0" w:firstColumn="0" w:lastColumn="0" w:noHBand="0" w:noVBand="0"/>
      </w:tblPr>
      <w:tblGrid>
        <w:gridCol w:w="9999"/>
      </w:tblGrid>
      <w:tr w:rsidR="000308FA" w:rsidRPr="000308FA" w:rsidTr="007767DA">
        <w:trPr>
          <w:trHeight w:val="3546"/>
        </w:trPr>
        <w:tc>
          <w:tcPr>
            <w:tcW w:w="9999" w:type="dxa"/>
          </w:tcPr>
          <w:p w:rsidR="008C6668" w:rsidRPr="000308FA" w:rsidRDefault="008C6668" w:rsidP="007767DA">
            <w:pPr>
              <w:pStyle w:val="Heading2"/>
              <w:rPr>
                <w:rFonts w:cstheme="minorHAnsi"/>
                <w:color w:val="auto"/>
              </w:rPr>
            </w:pPr>
            <w:r w:rsidRPr="000308FA">
              <w:rPr>
                <w:rFonts w:cstheme="minorHAnsi"/>
                <w:color w:val="auto"/>
              </w:rPr>
              <w:t>Future Enhancements &amp; Conclusion</w:t>
            </w:r>
          </w:p>
          <w:p w:rsidR="008C6668" w:rsidRPr="000308FA" w:rsidRDefault="008C6668" w:rsidP="007767DA">
            <w:pPr>
              <w:rPr>
                <w:rFonts w:cstheme="minorHAnsi"/>
                <w:color w:val="auto"/>
              </w:rPr>
            </w:pPr>
          </w:p>
          <w:p w:rsidR="008C6668" w:rsidRPr="000308FA" w:rsidRDefault="008C6668" w:rsidP="007767DA">
            <w:pPr>
              <w:pStyle w:val="Content"/>
              <w:rPr>
                <w:rFonts w:cstheme="minorHAnsi"/>
                <w:color w:val="auto"/>
              </w:rPr>
            </w:pPr>
            <w:r w:rsidRPr="000308FA">
              <w:rPr>
                <w:rFonts w:cstheme="minorHAnsi"/>
                <w:color w:val="auto"/>
              </w:rPr>
              <w:t xml:space="preserve">In this report, we have analyzed the Back blaze hard drive (Seagate - ST4000DM000) failure and used several prediction models for classification. We evaluated the prediction performance among Decision Tree, Support Vector Machine (SVM) – Logistic Regression, Random Forest, Multi-Layer Neural Networks, and Adaptive Gradient Boosting (AdaBoost) models. </w:t>
            </w:r>
          </w:p>
          <w:p w:rsidR="008C6668" w:rsidRPr="000308FA" w:rsidRDefault="008C6668" w:rsidP="007767DA">
            <w:pPr>
              <w:pStyle w:val="Content"/>
              <w:rPr>
                <w:rFonts w:cstheme="minorHAnsi"/>
                <w:color w:val="auto"/>
              </w:rPr>
            </w:pPr>
          </w:p>
          <w:p w:rsidR="008C6668" w:rsidRPr="000308FA" w:rsidRDefault="008C6668" w:rsidP="007767DA">
            <w:pPr>
              <w:pStyle w:val="Content"/>
              <w:rPr>
                <w:rFonts w:cstheme="minorHAnsi"/>
                <w:color w:val="auto"/>
              </w:rPr>
            </w:pPr>
            <w:r w:rsidRPr="000308FA">
              <w:rPr>
                <w:rFonts w:cstheme="minorHAnsi"/>
                <w:color w:val="auto"/>
                <w:highlight w:val="yellow"/>
              </w:rPr>
              <w:t>Random Forest, Ada-Boost and Multi-Layer Feed forward networks yielded good results had achieved accuracy up to 98.8% accuracy</w:t>
            </w:r>
          </w:p>
          <w:p w:rsidR="008C6668" w:rsidRPr="000308FA" w:rsidRDefault="008C6668" w:rsidP="007767DA">
            <w:pPr>
              <w:pStyle w:val="Content"/>
              <w:rPr>
                <w:rFonts w:cstheme="minorHAnsi"/>
                <w:color w:val="auto"/>
              </w:rPr>
            </w:pPr>
          </w:p>
          <w:p w:rsidR="008C6668" w:rsidRPr="000308FA" w:rsidRDefault="008C6668" w:rsidP="007767DA">
            <w:pPr>
              <w:pStyle w:val="Content"/>
              <w:rPr>
                <w:rFonts w:cstheme="minorHAnsi"/>
                <w:color w:val="auto"/>
              </w:rPr>
            </w:pPr>
            <w:r w:rsidRPr="000308FA">
              <w:rPr>
                <w:rFonts w:cstheme="minorHAnsi"/>
                <w:color w:val="auto"/>
              </w:rPr>
              <w:t>The next most important task is to introduce these prediction models into the real world. Furthermore, we are now predicting the hard drive device failure on the day of its failure. If we could predict the device failure in advance, then suitable backup action can be taken to avoid the data loss.</w:t>
            </w:r>
          </w:p>
        </w:tc>
      </w:tr>
    </w:tbl>
    <w:p w:rsidR="008C6668" w:rsidRPr="000308FA" w:rsidRDefault="008C6668" w:rsidP="008C6668">
      <w:pPr>
        <w:rPr>
          <w:rFonts w:cstheme="minorHAnsi"/>
          <w:color w:val="auto"/>
        </w:rPr>
      </w:pPr>
    </w:p>
    <w:p w:rsidR="00FB31DA" w:rsidRDefault="00FB31DA" w:rsidP="00FB31DA">
      <w:pPr>
        <w:rPr>
          <w:rFonts w:cstheme="minorHAnsi"/>
          <w:color w:val="auto"/>
        </w:rPr>
      </w:pPr>
    </w:p>
    <w:p w:rsidR="008C6668" w:rsidRDefault="008C6668" w:rsidP="00FB31DA">
      <w:pPr>
        <w:rPr>
          <w:rFonts w:cstheme="minorHAnsi"/>
          <w:color w:val="auto"/>
        </w:rPr>
      </w:pPr>
      <w:r>
        <w:rPr>
          <w:rFonts w:cstheme="minorHAnsi"/>
          <w:color w:val="auto"/>
        </w:rPr>
        <w:t>References:</w:t>
      </w:r>
    </w:p>
    <w:p w:rsidR="000641F8" w:rsidRDefault="000641F8" w:rsidP="00FB31DA">
      <w:pPr>
        <w:rPr>
          <w:rFonts w:cstheme="minorHAnsi"/>
          <w:color w:val="auto"/>
        </w:rPr>
      </w:pPr>
      <w:hyperlink r:id="rId47" w:history="1">
        <w:r w:rsidRPr="00BD7C30">
          <w:rPr>
            <w:rStyle w:val="Hyperlink"/>
            <w:rFonts w:cstheme="minorHAnsi"/>
          </w:rPr>
          <w:t>https://www.backblaze.com/b2/hard-drive-test-data.html</w:t>
        </w:r>
      </w:hyperlink>
    </w:p>
    <w:p w:rsidR="000641F8" w:rsidRPr="00AD6507" w:rsidRDefault="000641F8" w:rsidP="00FB31DA">
      <w:pPr>
        <w:rPr>
          <w:rFonts w:cstheme="minorHAnsi"/>
          <w:color w:val="auto"/>
        </w:rPr>
      </w:pPr>
      <w:bookmarkStart w:id="4" w:name="_GoBack"/>
      <w:bookmarkEnd w:id="4"/>
    </w:p>
    <w:sectPr w:rsidR="000641F8" w:rsidRPr="00AD6507" w:rsidSect="00DF027C">
      <w:headerReference w:type="default" r:id="rId48"/>
      <w:footerReference w:type="default" r:id="rId49"/>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452D" w:rsidRDefault="0041452D">
      <w:r>
        <w:separator/>
      </w:r>
    </w:p>
    <w:p w:rsidR="0041452D" w:rsidRDefault="0041452D"/>
  </w:endnote>
  <w:endnote w:type="continuationSeparator" w:id="0">
    <w:p w:rsidR="0041452D" w:rsidRDefault="0041452D">
      <w:r>
        <w:continuationSeparator/>
      </w:r>
    </w:p>
    <w:p w:rsidR="0041452D" w:rsidRDefault="004145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452D" w:rsidRDefault="0041452D">
      <w:r>
        <w:separator/>
      </w:r>
    </w:p>
    <w:p w:rsidR="0041452D" w:rsidRDefault="0041452D"/>
  </w:footnote>
  <w:footnote w:type="continuationSeparator" w:id="0">
    <w:p w:rsidR="0041452D" w:rsidRDefault="0041452D">
      <w:r>
        <w:continuationSeparator/>
      </w:r>
    </w:p>
    <w:p w:rsidR="0041452D" w:rsidRDefault="004145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A3EE5"/>
    <w:multiLevelType w:val="multilevel"/>
    <w:tmpl w:val="3656F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C5DE7"/>
    <w:multiLevelType w:val="hybridMultilevel"/>
    <w:tmpl w:val="3D625C4A"/>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085C5DF5"/>
    <w:multiLevelType w:val="hybridMultilevel"/>
    <w:tmpl w:val="B51A5F0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B4D4BE7"/>
    <w:multiLevelType w:val="hybridMultilevel"/>
    <w:tmpl w:val="E4203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4F7A83"/>
    <w:multiLevelType w:val="multilevel"/>
    <w:tmpl w:val="A160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3A324D"/>
    <w:multiLevelType w:val="multilevel"/>
    <w:tmpl w:val="FC5CEF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CF300A"/>
    <w:multiLevelType w:val="multilevel"/>
    <w:tmpl w:val="67103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2B06E9"/>
    <w:multiLevelType w:val="multilevel"/>
    <w:tmpl w:val="91EC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CA342E"/>
    <w:multiLevelType w:val="hybridMultilevel"/>
    <w:tmpl w:val="E4203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384B51"/>
    <w:multiLevelType w:val="multilevel"/>
    <w:tmpl w:val="63A40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8D541B"/>
    <w:multiLevelType w:val="multilevel"/>
    <w:tmpl w:val="1098DB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457A70"/>
    <w:multiLevelType w:val="multilevel"/>
    <w:tmpl w:val="DAF8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D82B24"/>
    <w:multiLevelType w:val="multilevel"/>
    <w:tmpl w:val="9D9ABF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711F9A"/>
    <w:multiLevelType w:val="multilevel"/>
    <w:tmpl w:val="10B8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F0275E"/>
    <w:multiLevelType w:val="hybridMultilevel"/>
    <w:tmpl w:val="3C6EC5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829368D"/>
    <w:multiLevelType w:val="multilevel"/>
    <w:tmpl w:val="DE92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3A01DA"/>
    <w:multiLevelType w:val="multilevel"/>
    <w:tmpl w:val="517C5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3BC618"/>
    <w:multiLevelType w:val="hybridMultilevel"/>
    <w:tmpl w:val="CBBBD61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5C851F1F"/>
    <w:multiLevelType w:val="multilevel"/>
    <w:tmpl w:val="3E5847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B311F6"/>
    <w:multiLevelType w:val="hybridMultilevel"/>
    <w:tmpl w:val="3C6EC5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619549C9"/>
    <w:multiLevelType w:val="multilevel"/>
    <w:tmpl w:val="B0ECD2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2A4450"/>
    <w:multiLevelType w:val="hybridMultilevel"/>
    <w:tmpl w:val="D3700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4C7087"/>
    <w:multiLevelType w:val="multilevel"/>
    <w:tmpl w:val="72A46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C018B8"/>
    <w:multiLevelType w:val="hybridMultilevel"/>
    <w:tmpl w:val="FF3095B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19"/>
  </w:num>
  <w:num w:numId="2">
    <w:abstractNumId w:val="2"/>
  </w:num>
  <w:num w:numId="3">
    <w:abstractNumId w:val="9"/>
  </w:num>
  <w:num w:numId="4">
    <w:abstractNumId w:val="22"/>
  </w:num>
  <w:num w:numId="5">
    <w:abstractNumId w:val="13"/>
  </w:num>
  <w:num w:numId="6">
    <w:abstractNumId w:val="5"/>
  </w:num>
  <w:num w:numId="7">
    <w:abstractNumId w:val="10"/>
  </w:num>
  <w:num w:numId="8">
    <w:abstractNumId w:val="18"/>
  </w:num>
  <w:num w:numId="9">
    <w:abstractNumId w:val="4"/>
  </w:num>
  <w:num w:numId="10">
    <w:abstractNumId w:val="16"/>
  </w:num>
  <w:num w:numId="11">
    <w:abstractNumId w:val="11"/>
  </w:num>
  <w:num w:numId="12">
    <w:abstractNumId w:val="20"/>
  </w:num>
  <w:num w:numId="13">
    <w:abstractNumId w:val="15"/>
  </w:num>
  <w:num w:numId="14">
    <w:abstractNumId w:val="12"/>
  </w:num>
  <w:num w:numId="15">
    <w:abstractNumId w:val="7"/>
  </w:num>
  <w:num w:numId="16">
    <w:abstractNumId w:val="0"/>
  </w:num>
  <w:num w:numId="17">
    <w:abstractNumId w:val="6"/>
  </w:num>
  <w:num w:numId="18">
    <w:abstractNumId w:val="23"/>
  </w:num>
  <w:num w:numId="19">
    <w:abstractNumId w:val="8"/>
  </w:num>
  <w:num w:numId="20">
    <w:abstractNumId w:val="17"/>
  </w:num>
  <w:num w:numId="21">
    <w:abstractNumId w:val="3"/>
  </w:num>
  <w:num w:numId="22">
    <w:abstractNumId w:val="21"/>
  </w:num>
  <w:num w:numId="23">
    <w:abstractNumId w:val="1"/>
  </w:num>
  <w:num w:numId="2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harat Nagaraju">
    <w15:presenceInfo w15:providerId="None" w15:userId="Bharat Nagaraj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15C"/>
    <w:rsid w:val="00004D70"/>
    <w:rsid w:val="0002482E"/>
    <w:rsid w:val="000308FA"/>
    <w:rsid w:val="00050324"/>
    <w:rsid w:val="000641F8"/>
    <w:rsid w:val="000A0150"/>
    <w:rsid w:val="000E63C9"/>
    <w:rsid w:val="00130E9D"/>
    <w:rsid w:val="00135A5A"/>
    <w:rsid w:val="00141CC7"/>
    <w:rsid w:val="00150A6D"/>
    <w:rsid w:val="00181F5E"/>
    <w:rsid w:val="0018410F"/>
    <w:rsid w:val="00185B35"/>
    <w:rsid w:val="00197885"/>
    <w:rsid w:val="001978BB"/>
    <w:rsid w:val="001C65C9"/>
    <w:rsid w:val="001D3311"/>
    <w:rsid w:val="001E2B11"/>
    <w:rsid w:val="001F2BC8"/>
    <w:rsid w:val="001F5F6B"/>
    <w:rsid w:val="002025F7"/>
    <w:rsid w:val="00236E2C"/>
    <w:rsid w:val="00237129"/>
    <w:rsid w:val="00243EBC"/>
    <w:rsid w:val="002466F0"/>
    <w:rsid w:val="00246A35"/>
    <w:rsid w:val="00284348"/>
    <w:rsid w:val="002E52F3"/>
    <w:rsid w:val="002F24B4"/>
    <w:rsid w:val="002F51F5"/>
    <w:rsid w:val="00312137"/>
    <w:rsid w:val="00330359"/>
    <w:rsid w:val="0033762F"/>
    <w:rsid w:val="00366909"/>
    <w:rsid w:val="00366C7E"/>
    <w:rsid w:val="003673B0"/>
    <w:rsid w:val="00384EA3"/>
    <w:rsid w:val="003A1006"/>
    <w:rsid w:val="003A39A1"/>
    <w:rsid w:val="003C2191"/>
    <w:rsid w:val="003D3863"/>
    <w:rsid w:val="003D70CE"/>
    <w:rsid w:val="003E598A"/>
    <w:rsid w:val="004110DE"/>
    <w:rsid w:val="0041452D"/>
    <w:rsid w:val="0044085A"/>
    <w:rsid w:val="00447154"/>
    <w:rsid w:val="004B21A5"/>
    <w:rsid w:val="004C0CA1"/>
    <w:rsid w:val="004E0B0D"/>
    <w:rsid w:val="005037F0"/>
    <w:rsid w:val="00516A86"/>
    <w:rsid w:val="005275F6"/>
    <w:rsid w:val="00572102"/>
    <w:rsid w:val="00595F36"/>
    <w:rsid w:val="005D1666"/>
    <w:rsid w:val="005E2CBF"/>
    <w:rsid w:val="005F1BB0"/>
    <w:rsid w:val="00605C00"/>
    <w:rsid w:val="00656C4D"/>
    <w:rsid w:val="006622F6"/>
    <w:rsid w:val="006B32F2"/>
    <w:rsid w:val="006C0D05"/>
    <w:rsid w:val="006E3CE6"/>
    <w:rsid w:val="006E5716"/>
    <w:rsid w:val="00727721"/>
    <w:rsid w:val="007302B3"/>
    <w:rsid w:val="00730733"/>
    <w:rsid w:val="00730E3A"/>
    <w:rsid w:val="00736AAF"/>
    <w:rsid w:val="00765B2A"/>
    <w:rsid w:val="00771768"/>
    <w:rsid w:val="00783A34"/>
    <w:rsid w:val="00790A27"/>
    <w:rsid w:val="007C6B52"/>
    <w:rsid w:val="007D16C5"/>
    <w:rsid w:val="0080337F"/>
    <w:rsid w:val="00832115"/>
    <w:rsid w:val="00862FE4"/>
    <w:rsid w:val="0086389A"/>
    <w:rsid w:val="0087605E"/>
    <w:rsid w:val="00877123"/>
    <w:rsid w:val="00895013"/>
    <w:rsid w:val="008B1FEE"/>
    <w:rsid w:val="008C6668"/>
    <w:rsid w:val="008D775D"/>
    <w:rsid w:val="008F25DF"/>
    <w:rsid w:val="00903C32"/>
    <w:rsid w:val="00916B16"/>
    <w:rsid w:val="009173B9"/>
    <w:rsid w:val="0093335D"/>
    <w:rsid w:val="009333E0"/>
    <w:rsid w:val="0093613E"/>
    <w:rsid w:val="00943026"/>
    <w:rsid w:val="009431EC"/>
    <w:rsid w:val="00966B81"/>
    <w:rsid w:val="009766E3"/>
    <w:rsid w:val="009C7720"/>
    <w:rsid w:val="009E257B"/>
    <w:rsid w:val="009F68B5"/>
    <w:rsid w:val="00A23AFA"/>
    <w:rsid w:val="00A31B3E"/>
    <w:rsid w:val="00A532F3"/>
    <w:rsid w:val="00A76B6F"/>
    <w:rsid w:val="00A8489E"/>
    <w:rsid w:val="00AC29F3"/>
    <w:rsid w:val="00AD6507"/>
    <w:rsid w:val="00B231E5"/>
    <w:rsid w:val="00B24897"/>
    <w:rsid w:val="00B356B0"/>
    <w:rsid w:val="00B36A1C"/>
    <w:rsid w:val="00B47DAB"/>
    <w:rsid w:val="00B828C8"/>
    <w:rsid w:val="00BA0D95"/>
    <w:rsid w:val="00BA0DBB"/>
    <w:rsid w:val="00BD4C6B"/>
    <w:rsid w:val="00BF6697"/>
    <w:rsid w:val="00C02B87"/>
    <w:rsid w:val="00C14831"/>
    <w:rsid w:val="00C17238"/>
    <w:rsid w:val="00C4086D"/>
    <w:rsid w:val="00C45C19"/>
    <w:rsid w:val="00C952A3"/>
    <w:rsid w:val="00C972A4"/>
    <w:rsid w:val="00CA1896"/>
    <w:rsid w:val="00CB5B28"/>
    <w:rsid w:val="00CD29A8"/>
    <w:rsid w:val="00CF5371"/>
    <w:rsid w:val="00D0323A"/>
    <w:rsid w:val="00D0559F"/>
    <w:rsid w:val="00D077E9"/>
    <w:rsid w:val="00D42CB7"/>
    <w:rsid w:val="00D5413D"/>
    <w:rsid w:val="00D55FDA"/>
    <w:rsid w:val="00D562B6"/>
    <w:rsid w:val="00D570A9"/>
    <w:rsid w:val="00D70D02"/>
    <w:rsid w:val="00D770C7"/>
    <w:rsid w:val="00D779DB"/>
    <w:rsid w:val="00D86945"/>
    <w:rsid w:val="00D90290"/>
    <w:rsid w:val="00DB042B"/>
    <w:rsid w:val="00DD152F"/>
    <w:rsid w:val="00DE213F"/>
    <w:rsid w:val="00DF027C"/>
    <w:rsid w:val="00E00A32"/>
    <w:rsid w:val="00E22ACD"/>
    <w:rsid w:val="00E620B0"/>
    <w:rsid w:val="00E64C58"/>
    <w:rsid w:val="00E81B40"/>
    <w:rsid w:val="00EA0A99"/>
    <w:rsid w:val="00EC4D1D"/>
    <w:rsid w:val="00EF555B"/>
    <w:rsid w:val="00F027BB"/>
    <w:rsid w:val="00F11DCF"/>
    <w:rsid w:val="00F15C42"/>
    <w:rsid w:val="00F162EA"/>
    <w:rsid w:val="00F3315C"/>
    <w:rsid w:val="00F33B52"/>
    <w:rsid w:val="00F430C6"/>
    <w:rsid w:val="00F47F37"/>
    <w:rsid w:val="00F52D27"/>
    <w:rsid w:val="00F53F5B"/>
    <w:rsid w:val="00F741C6"/>
    <w:rsid w:val="00F83527"/>
    <w:rsid w:val="00F84929"/>
    <w:rsid w:val="00F87217"/>
    <w:rsid w:val="00FA0277"/>
    <w:rsid w:val="00FB31DA"/>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BEDA6D"/>
  <w15:docId w15:val="{7EE10E66-CC14-4071-B4D7-EA14C698E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9766E3"/>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9766E3"/>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447154"/>
    <w:pPr>
      <w:ind w:left="720"/>
      <w:contextualSpacing/>
    </w:pPr>
  </w:style>
  <w:style w:type="character" w:styleId="Hyperlink">
    <w:name w:val="Hyperlink"/>
    <w:basedOn w:val="DefaultParagraphFont"/>
    <w:uiPriority w:val="99"/>
    <w:unhideWhenUsed/>
    <w:rsid w:val="00F15C42"/>
    <w:rPr>
      <w:color w:val="3592CF" w:themeColor="hyperlink"/>
      <w:u w:val="single"/>
    </w:rPr>
  </w:style>
  <w:style w:type="character" w:styleId="UnresolvedMention">
    <w:name w:val="Unresolved Mention"/>
    <w:basedOn w:val="DefaultParagraphFont"/>
    <w:uiPriority w:val="99"/>
    <w:semiHidden/>
    <w:unhideWhenUsed/>
    <w:rsid w:val="00F15C42"/>
    <w:rPr>
      <w:color w:val="605E5C"/>
      <w:shd w:val="clear" w:color="auto" w:fill="E1DFDD"/>
    </w:rPr>
  </w:style>
  <w:style w:type="character" w:customStyle="1" w:styleId="Heading3Char">
    <w:name w:val="Heading 3 Char"/>
    <w:basedOn w:val="DefaultParagraphFont"/>
    <w:link w:val="Heading3"/>
    <w:uiPriority w:val="5"/>
    <w:rsid w:val="009766E3"/>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9766E3"/>
    <w:rPr>
      <w:rFonts w:asciiTheme="majorHAnsi" w:eastAsiaTheme="majorEastAsia" w:hAnsiTheme="majorHAnsi" w:cstheme="majorBidi"/>
      <w:b/>
      <w:i/>
      <w:iCs/>
      <w:color w:val="013A57" w:themeColor="accent1" w:themeShade="BF"/>
      <w:sz w:val="28"/>
      <w:szCs w:val="22"/>
    </w:rPr>
  </w:style>
  <w:style w:type="paragraph" w:styleId="NormalWeb">
    <w:name w:val="Normal (Web)"/>
    <w:basedOn w:val="Normal"/>
    <w:uiPriority w:val="99"/>
    <w:unhideWhenUsed/>
    <w:rsid w:val="009766E3"/>
    <w:pPr>
      <w:spacing w:before="100" w:beforeAutospacing="1" w:after="100" w:afterAutospacing="1" w:line="240" w:lineRule="auto"/>
    </w:pPr>
    <w:rPr>
      <w:rFonts w:ascii="Times New Roman" w:eastAsia="Times New Roman" w:hAnsi="Times New Roman" w:cs="Times New Roman"/>
      <w:b w:val="0"/>
      <w:color w:val="auto"/>
      <w:sz w:val="24"/>
      <w:szCs w:val="24"/>
      <w:lang w:val="en-SG" w:eastAsia="zh-CN"/>
    </w:rPr>
  </w:style>
  <w:style w:type="character" w:styleId="Strong">
    <w:name w:val="Strong"/>
    <w:basedOn w:val="DefaultParagraphFont"/>
    <w:uiPriority w:val="22"/>
    <w:qFormat/>
    <w:rsid w:val="009766E3"/>
    <w:rPr>
      <w:b/>
      <w:bCs/>
    </w:rPr>
  </w:style>
  <w:style w:type="paragraph" w:styleId="HTMLPreformatted">
    <w:name w:val="HTML Preformatted"/>
    <w:basedOn w:val="Normal"/>
    <w:link w:val="HTMLPreformattedChar"/>
    <w:uiPriority w:val="99"/>
    <w:unhideWhenUsed/>
    <w:rsid w:val="00976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SG" w:eastAsia="zh-CN"/>
    </w:rPr>
  </w:style>
  <w:style w:type="character" w:customStyle="1" w:styleId="HTMLPreformattedChar">
    <w:name w:val="HTML Preformatted Char"/>
    <w:basedOn w:val="DefaultParagraphFont"/>
    <w:link w:val="HTMLPreformatted"/>
    <w:uiPriority w:val="99"/>
    <w:rsid w:val="009766E3"/>
    <w:rPr>
      <w:rFonts w:ascii="Courier New" w:eastAsia="Times New Roman" w:hAnsi="Courier New" w:cs="Courier New"/>
      <w:sz w:val="20"/>
      <w:szCs w:val="20"/>
      <w:lang w:val="en-SG" w:eastAsia="zh-CN"/>
    </w:rPr>
  </w:style>
  <w:style w:type="character" w:styleId="HTMLCode">
    <w:name w:val="HTML Code"/>
    <w:basedOn w:val="DefaultParagraphFont"/>
    <w:uiPriority w:val="99"/>
    <w:semiHidden/>
    <w:unhideWhenUsed/>
    <w:rsid w:val="009766E3"/>
    <w:rPr>
      <w:rFonts w:ascii="Courier New" w:eastAsia="Times New Roman" w:hAnsi="Courier New" w:cs="Courier New"/>
      <w:sz w:val="20"/>
      <w:szCs w:val="20"/>
    </w:rPr>
  </w:style>
  <w:style w:type="character" w:customStyle="1" w:styleId="hljs-string">
    <w:name w:val="hljs-string"/>
    <w:basedOn w:val="DefaultParagraphFont"/>
    <w:rsid w:val="009766E3"/>
  </w:style>
  <w:style w:type="character" w:customStyle="1" w:styleId="hljs-literal">
    <w:name w:val="hljs-literal"/>
    <w:basedOn w:val="DefaultParagraphFont"/>
    <w:rsid w:val="009766E3"/>
  </w:style>
  <w:style w:type="character" w:customStyle="1" w:styleId="hljs-number">
    <w:name w:val="hljs-number"/>
    <w:basedOn w:val="DefaultParagraphFont"/>
    <w:rsid w:val="009766E3"/>
  </w:style>
  <w:style w:type="character" w:customStyle="1" w:styleId="hljs-comment">
    <w:name w:val="hljs-comment"/>
    <w:basedOn w:val="DefaultParagraphFont"/>
    <w:rsid w:val="009766E3"/>
  </w:style>
  <w:style w:type="character" w:customStyle="1" w:styleId="hljs-keyword">
    <w:name w:val="hljs-keyword"/>
    <w:basedOn w:val="DefaultParagraphFont"/>
    <w:rsid w:val="009766E3"/>
  </w:style>
  <w:style w:type="character" w:styleId="FollowedHyperlink">
    <w:name w:val="FollowedHyperlink"/>
    <w:basedOn w:val="DefaultParagraphFont"/>
    <w:uiPriority w:val="99"/>
    <w:semiHidden/>
    <w:unhideWhenUsed/>
    <w:rsid w:val="00790A27"/>
    <w:rPr>
      <w:color w:val="3592CF" w:themeColor="followedHyperlink"/>
      <w:u w:val="single"/>
    </w:rPr>
  </w:style>
  <w:style w:type="paragraph" w:styleId="Revision">
    <w:name w:val="Revision"/>
    <w:hidden/>
    <w:uiPriority w:val="99"/>
    <w:semiHidden/>
    <w:rsid w:val="009F68B5"/>
    <w:pPr>
      <w:spacing w:after="0" w:line="240" w:lineRule="auto"/>
    </w:pPr>
    <w:rPr>
      <w:rFonts w:eastAsiaTheme="minorEastAsia"/>
      <w:b/>
      <w:color w:val="082A75" w:themeColor="text2"/>
      <w:sz w:val="28"/>
      <w:szCs w:val="22"/>
    </w:rPr>
  </w:style>
  <w:style w:type="paragraph" w:customStyle="1" w:styleId="Default">
    <w:name w:val="Default"/>
    <w:rsid w:val="002466F0"/>
    <w:pPr>
      <w:autoSpaceDE w:val="0"/>
      <w:autoSpaceDN w:val="0"/>
      <w:adjustRightInd w:val="0"/>
      <w:spacing w:after="0" w:line="240" w:lineRule="auto"/>
    </w:pPr>
    <w:rPr>
      <w:rFonts w:ascii="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86534">
      <w:bodyDiv w:val="1"/>
      <w:marLeft w:val="0"/>
      <w:marRight w:val="0"/>
      <w:marTop w:val="0"/>
      <w:marBottom w:val="0"/>
      <w:divBdr>
        <w:top w:val="none" w:sz="0" w:space="0" w:color="auto"/>
        <w:left w:val="none" w:sz="0" w:space="0" w:color="auto"/>
        <w:bottom w:val="none" w:sz="0" w:space="0" w:color="auto"/>
        <w:right w:val="none" w:sz="0" w:space="0" w:color="auto"/>
      </w:divBdr>
      <w:divsChild>
        <w:div w:id="683631344">
          <w:marLeft w:val="0"/>
          <w:marRight w:val="0"/>
          <w:marTop w:val="0"/>
          <w:marBottom w:val="150"/>
          <w:divBdr>
            <w:top w:val="single" w:sz="6" w:space="0" w:color="CCCCCC"/>
            <w:left w:val="single" w:sz="6" w:space="0" w:color="CCCCCC"/>
            <w:bottom w:val="single" w:sz="6" w:space="0" w:color="CCCCCC"/>
            <w:right w:val="single" w:sz="6" w:space="0" w:color="CCCCCC"/>
          </w:divBdr>
          <w:divsChild>
            <w:div w:id="1048915672">
              <w:marLeft w:val="0"/>
              <w:marRight w:val="0"/>
              <w:marTop w:val="0"/>
              <w:marBottom w:val="0"/>
              <w:divBdr>
                <w:top w:val="none" w:sz="0" w:space="0" w:color="auto"/>
                <w:left w:val="none" w:sz="0" w:space="0" w:color="auto"/>
                <w:bottom w:val="none" w:sz="0" w:space="0" w:color="auto"/>
                <w:right w:val="none" w:sz="0" w:space="0" w:color="auto"/>
              </w:divBdr>
              <w:divsChild>
                <w:div w:id="1769692028">
                  <w:marLeft w:val="0"/>
                  <w:marRight w:val="0"/>
                  <w:marTop w:val="0"/>
                  <w:marBottom w:val="0"/>
                  <w:divBdr>
                    <w:top w:val="none" w:sz="0" w:space="0" w:color="auto"/>
                    <w:left w:val="none" w:sz="0" w:space="0" w:color="auto"/>
                    <w:bottom w:val="none" w:sz="0" w:space="0" w:color="auto"/>
                    <w:right w:val="none" w:sz="0" w:space="0" w:color="auto"/>
                  </w:divBdr>
                </w:div>
                <w:div w:id="1064987525">
                  <w:marLeft w:val="0"/>
                  <w:marRight w:val="0"/>
                  <w:marTop w:val="0"/>
                  <w:marBottom w:val="0"/>
                  <w:divBdr>
                    <w:top w:val="none" w:sz="0" w:space="0" w:color="auto"/>
                    <w:left w:val="none" w:sz="0" w:space="0" w:color="auto"/>
                    <w:bottom w:val="none" w:sz="0" w:space="0" w:color="auto"/>
                    <w:right w:val="none" w:sz="0" w:space="0" w:color="auto"/>
                  </w:divBdr>
                </w:div>
                <w:div w:id="1763797790">
                  <w:marLeft w:val="0"/>
                  <w:marRight w:val="0"/>
                  <w:marTop w:val="0"/>
                  <w:marBottom w:val="0"/>
                  <w:divBdr>
                    <w:top w:val="none" w:sz="0" w:space="0" w:color="auto"/>
                    <w:left w:val="none" w:sz="0" w:space="0" w:color="auto"/>
                    <w:bottom w:val="none" w:sz="0" w:space="0" w:color="auto"/>
                    <w:right w:val="none" w:sz="0" w:space="0" w:color="auto"/>
                  </w:divBdr>
                </w:div>
                <w:div w:id="348918373">
                  <w:marLeft w:val="0"/>
                  <w:marRight w:val="0"/>
                  <w:marTop w:val="0"/>
                  <w:marBottom w:val="0"/>
                  <w:divBdr>
                    <w:top w:val="none" w:sz="0" w:space="0" w:color="auto"/>
                    <w:left w:val="none" w:sz="0" w:space="0" w:color="auto"/>
                    <w:bottom w:val="none" w:sz="0" w:space="0" w:color="auto"/>
                    <w:right w:val="none" w:sz="0" w:space="0" w:color="auto"/>
                  </w:divBdr>
                </w:div>
                <w:div w:id="232544067">
                  <w:marLeft w:val="0"/>
                  <w:marRight w:val="0"/>
                  <w:marTop w:val="0"/>
                  <w:marBottom w:val="0"/>
                  <w:divBdr>
                    <w:top w:val="single" w:sz="12" w:space="3" w:color="DDDDDD"/>
                    <w:left w:val="none" w:sz="0" w:space="0" w:color="auto"/>
                    <w:bottom w:val="none" w:sz="0" w:space="0" w:color="auto"/>
                    <w:right w:val="none" w:sz="0" w:space="0" w:color="auto"/>
                  </w:divBdr>
                  <w:divsChild>
                    <w:div w:id="42226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250877">
      <w:bodyDiv w:val="1"/>
      <w:marLeft w:val="0"/>
      <w:marRight w:val="0"/>
      <w:marTop w:val="0"/>
      <w:marBottom w:val="0"/>
      <w:divBdr>
        <w:top w:val="none" w:sz="0" w:space="0" w:color="auto"/>
        <w:left w:val="none" w:sz="0" w:space="0" w:color="auto"/>
        <w:bottom w:val="none" w:sz="0" w:space="0" w:color="auto"/>
        <w:right w:val="none" w:sz="0" w:space="0" w:color="auto"/>
      </w:divBdr>
    </w:div>
    <w:div w:id="1412580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www.backblaze.com/b2/hard-drive-test-data.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park.rstudio.com/" TargetMode="Externa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backblaze.com/b2/hard-drive-test-data.html"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www.backblaze.com/blog-smart-stats-2014-8.html"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1.xml"/><Relationship Id="rId8" Type="http://schemas.openxmlformats.org/officeDocument/2006/relationships/image" Target="media/image1.jpe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www.backblaze.com/blog/hard-drive-stats-for-2018/" TargetMode="External"/><Relationship Id="rId17" Type="http://schemas.openxmlformats.org/officeDocument/2006/relationships/hyperlink" Target="https://www.backblaze.com/b2/hard-drive-test-data.html"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emf"/><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park.apache.org/docs/latest/sparkr.html" TargetMode="External"/><Relationship Id="rId23" Type="http://schemas.openxmlformats.org/officeDocument/2006/relationships/image" Target="media/image10.png"/><Relationship Id="rId28" Type="http://schemas.openxmlformats.org/officeDocument/2006/relationships/hyperlink" Target="https://towardsdatascience.com/how-to-handle-missing-data-8646b18db0d4" TargetMode="External"/><Relationship Id="rId36" Type="http://schemas.openxmlformats.org/officeDocument/2006/relationships/image" Target="media/image22.png"/><Relationship Id="rId4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kybe\AppData\Local\Packages\Microsoft.Office.Desktop_8wekyb3d8bbwe\LocalCache\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A7345FCD44C48EEB02D8BD345B63640"/>
        <w:category>
          <w:name w:val="General"/>
          <w:gallery w:val="placeholder"/>
        </w:category>
        <w:types>
          <w:type w:val="bbPlcHdr"/>
        </w:types>
        <w:behaviors>
          <w:behavior w:val="content"/>
        </w:behaviors>
        <w:guid w:val="{6FCC21FC-CEF8-4177-BD1A-102D5CCEE894}"/>
      </w:docPartPr>
      <w:docPartBody>
        <w:p w:rsidR="007842FE" w:rsidRDefault="00570963">
          <w:pPr>
            <w:pStyle w:val="EA7345FCD44C48EEB02D8BD345B63640"/>
          </w:pPr>
          <w:r>
            <w:t>Your Name</w:t>
          </w:r>
        </w:p>
      </w:docPartBody>
    </w:docPart>
    <w:docPart>
      <w:docPartPr>
        <w:name w:val="65811345679942ADB5A8ABBF00EBFE75"/>
        <w:category>
          <w:name w:val="General"/>
          <w:gallery w:val="placeholder"/>
        </w:category>
        <w:types>
          <w:type w:val="bbPlcHdr"/>
        </w:types>
        <w:behaviors>
          <w:behavior w:val="content"/>
        </w:behaviors>
        <w:guid w:val="{CD0DC5E0-8761-46C8-9AA2-AEDCD84C643E}"/>
      </w:docPartPr>
      <w:docPartBody>
        <w:p w:rsidR="008227A6" w:rsidRDefault="007842FE" w:rsidP="007842FE">
          <w:pPr>
            <w:pStyle w:val="65811345679942ADB5A8ABBF00EBFE75"/>
          </w:pPr>
          <w:r w:rsidRPr="00DF027C">
            <w:t>Subtitle Text Here</w:t>
          </w:r>
        </w:p>
      </w:docPartBody>
    </w:docPart>
    <w:docPart>
      <w:docPartPr>
        <w:name w:val="40C36600FE7544F5A07524F3FDC4A94F"/>
        <w:category>
          <w:name w:val="General"/>
          <w:gallery w:val="placeholder"/>
        </w:category>
        <w:types>
          <w:type w:val="bbPlcHdr"/>
        </w:types>
        <w:behaviors>
          <w:behavior w:val="content"/>
        </w:behaviors>
        <w:guid w:val="{C1A53430-CDB1-4E00-ABB9-BA9039CC6641}"/>
      </w:docPartPr>
      <w:docPartBody>
        <w:p w:rsidR="008227A6" w:rsidRDefault="007842FE" w:rsidP="007842FE">
          <w:pPr>
            <w:pStyle w:val="40C36600FE7544F5A07524F3FDC4A94F"/>
          </w:pPr>
          <w:r w:rsidRPr="00DF027C">
            <w:t>To get started right away, just tap any placeholder text (such as this) and start typing to replace it with your own.</w:t>
          </w:r>
        </w:p>
      </w:docPartBody>
    </w:docPart>
    <w:docPart>
      <w:docPartPr>
        <w:name w:val="2136E9F473004BC59B2CEBE010F0935C"/>
        <w:category>
          <w:name w:val="General"/>
          <w:gallery w:val="placeholder"/>
        </w:category>
        <w:types>
          <w:type w:val="bbPlcHdr"/>
        </w:types>
        <w:behaviors>
          <w:behavior w:val="content"/>
        </w:behaviors>
        <w:guid w:val="{53B649E6-2487-4248-986C-9EF20D24BFE2}"/>
      </w:docPartPr>
      <w:docPartBody>
        <w:p w:rsidR="008227A6" w:rsidRDefault="007842FE" w:rsidP="007842FE">
          <w:pPr>
            <w:pStyle w:val="2136E9F473004BC59B2CEBE010F0935C"/>
          </w:pPr>
          <w:r w:rsidRPr="00DF027C">
            <w:t xml:space="preserve">Want to insert a picture from your files or add a shape, text box, or table? You got it! On the Insert tab of the ribbon, just tap the option you need. </w:t>
          </w:r>
        </w:p>
      </w:docPartBody>
    </w:docPart>
    <w:docPart>
      <w:docPartPr>
        <w:name w:val="890AA07674294A33885351C45830554B"/>
        <w:category>
          <w:name w:val="General"/>
          <w:gallery w:val="placeholder"/>
        </w:category>
        <w:types>
          <w:type w:val="bbPlcHdr"/>
        </w:types>
        <w:behaviors>
          <w:behavior w:val="content"/>
        </w:behaviors>
        <w:guid w:val="{1C378CD4-E9AE-4193-85FB-07E193616B25}"/>
      </w:docPartPr>
      <w:docPartBody>
        <w:p w:rsidR="008227A6" w:rsidRDefault="007842FE" w:rsidP="007842FE">
          <w:pPr>
            <w:pStyle w:val="890AA07674294A33885351C45830554B"/>
          </w:pPr>
          <w:r w:rsidRPr="00DF027C">
            <w:t>To get started right away, just tap any placeholder text (such as this) and start typing to replace it with your own.</w:t>
          </w:r>
        </w:p>
      </w:docPartBody>
    </w:docPart>
    <w:docPart>
      <w:docPartPr>
        <w:name w:val="39F9556C8B3143029BF80E20501BFC9D"/>
        <w:category>
          <w:name w:val="General"/>
          <w:gallery w:val="placeholder"/>
        </w:category>
        <w:types>
          <w:type w:val="bbPlcHdr"/>
        </w:types>
        <w:behaviors>
          <w:behavior w:val="content"/>
        </w:behaviors>
        <w:guid w:val="{CC19FE4A-9D86-4AE2-AC33-0B4E793233AC}"/>
      </w:docPartPr>
      <w:docPartBody>
        <w:p w:rsidR="008227A6" w:rsidRDefault="007842FE" w:rsidP="007842FE">
          <w:pPr>
            <w:pStyle w:val="39F9556C8B3143029BF80E20501BFC9D"/>
          </w:pPr>
          <w:r w:rsidRPr="00DF027C">
            <w:t xml:space="preserve">Want to insert a picture from your files or add a shape, text box, or table? You got it! On the Insert tab of the ribbon, just tap the option you need. </w:t>
          </w:r>
        </w:p>
      </w:docPartBody>
    </w:docPart>
    <w:docPart>
      <w:docPartPr>
        <w:name w:val="B271A55526794889AAAAFB9BBBAD2F67"/>
        <w:category>
          <w:name w:val="General"/>
          <w:gallery w:val="placeholder"/>
        </w:category>
        <w:types>
          <w:type w:val="bbPlcHdr"/>
        </w:types>
        <w:behaviors>
          <w:behavior w:val="content"/>
        </w:behaviors>
        <w:guid w:val="{AC0F1E9D-686D-4FE6-98AB-5533258CE295}"/>
      </w:docPartPr>
      <w:docPartBody>
        <w:p w:rsidR="00A54F54" w:rsidRDefault="008227A6" w:rsidP="008227A6">
          <w:pPr>
            <w:pStyle w:val="B271A55526794889AAAAFB9BBBAD2F67"/>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963"/>
    <w:rsid w:val="0001156A"/>
    <w:rsid w:val="001E6F2E"/>
    <w:rsid w:val="003118B1"/>
    <w:rsid w:val="00540306"/>
    <w:rsid w:val="00570963"/>
    <w:rsid w:val="007413EE"/>
    <w:rsid w:val="007842FE"/>
    <w:rsid w:val="008227A6"/>
    <w:rsid w:val="008344F8"/>
    <w:rsid w:val="00860E84"/>
    <w:rsid w:val="0094698E"/>
    <w:rsid w:val="00A54F54"/>
    <w:rsid w:val="00F435DB"/>
    <w:rsid w:val="00FF33E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6ADBB7F05065489C988CCBE509554E20">
    <w:name w:val="6ADBB7F05065489C988CCBE509554E20"/>
  </w:style>
  <w:style w:type="paragraph" w:customStyle="1" w:styleId="27EE910B39424504888AC61D26641DD0">
    <w:name w:val="27EE910B39424504888AC61D26641DD0"/>
  </w:style>
  <w:style w:type="paragraph" w:customStyle="1" w:styleId="EA7345FCD44C48EEB02D8BD345B63640">
    <w:name w:val="EA7345FCD44C48EEB02D8BD345B63640"/>
  </w:style>
  <w:style w:type="paragraph" w:customStyle="1" w:styleId="FDE4B49484D14D779E36D96A350048D2">
    <w:name w:val="FDE4B49484D14D779E36D96A350048D2"/>
  </w:style>
  <w:style w:type="paragraph" w:customStyle="1" w:styleId="29744C4EA0EE432D9CFE1DFC2DD694B0">
    <w:name w:val="29744C4EA0EE432D9CFE1DFC2DD694B0"/>
  </w:style>
  <w:style w:type="paragraph" w:customStyle="1" w:styleId="5C712DB605214A748B487A075093D18D">
    <w:name w:val="5C712DB605214A748B487A075093D18D"/>
  </w:style>
  <w:style w:type="paragraph" w:customStyle="1" w:styleId="37D3C4535E7C4971B8B79CE3139058FE">
    <w:name w:val="37D3C4535E7C4971B8B79CE3139058FE"/>
  </w:style>
  <w:style w:type="paragraph" w:customStyle="1" w:styleId="E9BDD63032AB49D2AE022C66EBC3A324">
    <w:name w:val="E9BDD63032AB49D2AE022C66EBC3A324"/>
  </w:style>
  <w:style w:type="paragraph" w:customStyle="1" w:styleId="4DF84C9C9342425CB898AD55B88E3C8C">
    <w:name w:val="4DF84C9C9342425CB898AD55B88E3C8C"/>
    <w:rsid w:val="007842FE"/>
  </w:style>
  <w:style w:type="paragraph" w:customStyle="1" w:styleId="C2B91D23AB8B426198D248DF44AA2C90">
    <w:name w:val="C2B91D23AB8B426198D248DF44AA2C90"/>
    <w:rsid w:val="007842FE"/>
  </w:style>
  <w:style w:type="paragraph" w:customStyle="1" w:styleId="DD2A4A35762144F09BFC9B04F18E470D">
    <w:name w:val="DD2A4A35762144F09BFC9B04F18E470D"/>
    <w:rsid w:val="007842FE"/>
  </w:style>
  <w:style w:type="paragraph" w:customStyle="1" w:styleId="68989C28E3D547BA8D9CE90B5D0650F8">
    <w:name w:val="68989C28E3D547BA8D9CE90B5D0650F8"/>
    <w:rsid w:val="007842FE"/>
  </w:style>
  <w:style w:type="paragraph" w:customStyle="1" w:styleId="582F5EB18D2240F4912D9AF5137EB009">
    <w:name w:val="582F5EB18D2240F4912D9AF5137EB009"/>
    <w:rsid w:val="007842FE"/>
  </w:style>
  <w:style w:type="paragraph" w:customStyle="1" w:styleId="7BB0D0084463419A8BE483611839B735">
    <w:name w:val="7BB0D0084463419A8BE483611839B735"/>
    <w:rsid w:val="007842FE"/>
  </w:style>
  <w:style w:type="paragraph" w:customStyle="1" w:styleId="73790DBD30C64A79B64E9F394E04E7CE">
    <w:name w:val="73790DBD30C64A79B64E9F394E04E7CE"/>
    <w:rsid w:val="007842FE"/>
  </w:style>
  <w:style w:type="paragraph" w:customStyle="1" w:styleId="592E89E215B64BF89E4B81935ABDCF5C">
    <w:name w:val="592E89E215B64BF89E4B81935ABDCF5C"/>
    <w:rsid w:val="007842FE"/>
  </w:style>
  <w:style w:type="paragraph" w:customStyle="1" w:styleId="F7908BAD64254CB2B98EBE933D261FD9">
    <w:name w:val="F7908BAD64254CB2B98EBE933D261FD9"/>
    <w:rsid w:val="007842FE"/>
  </w:style>
  <w:style w:type="paragraph" w:customStyle="1" w:styleId="B9A125CCEA55470BA68942C57D595420">
    <w:name w:val="B9A125CCEA55470BA68942C57D595420"/>
    <w:rsid w:val="007842FE"/>
  </w:style>
  <w:style w:type="paragraph" w:customStyle="1" w:styleId="9F952AF83DED43279BC8D0B2ADE70B9C">
    <w:name w:val="9F952AF83DED43279BC8D0B2ADE70B9C"/>
    <w:rsid w:val="007842FE"/>
  </w:style>
  <w:style w:type="paragraph" w:customStyle="1" w:styleId="06549D3DC88949EA9A56DE0D0400DA9B">
    <w:name w:val="06549D3DC88949EA9A56DE0D0400DA9B"/>
    <w:rsid w:val="007842FE"/>
  </w:style>
  <w:style w:type="paragraph" w:customStyle="1" w:styleId="A5A08C349AC04B2ABBAABAFAF0F12A54">
    <w:name w:val="A5A08C349AC04B2ABBAABAFAF0F12A54"/>
    <w:rsid w:val="007842FE"/>
  </w:style>
  <w:style w:type="paragraph" w:customStyle="1" w:styleId="F1FB96E7AE944789888B4E8B815E93FF">
    <w:name w:val="F1FB96E7AE944789888B4E8B815E93FF"/>
    <w:rsid w:val="007842FE"/>
  </w:style>
  <w:style w:type="paragraph" w:customStyle="1" w:styleId="EC1B2B2AAA034C6A8F280784B0EF8F59">
    <w:name w:val="EC1B2B2AAA034C6A8F280784B0EF8F59"/>
    <w:rsid w:val="007842FE"/>
  </w:style>
  <w:style w:type="paragraph" w:customStyle="1" w:styleId="7734DB9B944F4054BE6A5FFE7F402034">
    <w:name w:val="7734DB9B944F4054BE6A5FFE7F402034"/>
    <w:rsid w:val="007842FE"/>
  </w:style>
  <w:style w:type="paragraph" w:customStyle="1" w:styleId="65811345679942ADB5A8ABBF00EBFE75">
    <w:name w:val="65811345679942ADB5A8ABBF00EBFE75"/>
    <w:rsid w:val="007842FE"/>
  </w:style>
  <w:style w:type="paragraph" w:customStyle="1" w:styleId="40C36600FE7544F5A07524F3FDC4A94F">
    <w:name w:val="40C36600FE7544F5A07524F3FDC4A94F"/>
    <w:rsid w:val="007842FE"/>
  </w:style>
  <w:style w:type="paragraph" w:customStyle="1" w:styleId="2136E9F473004BC59B2CEBE010F0935C">
    <w:name w:val="2136E9F473004BC59B2CEBE010F0935C"/>
    <w:rsid w:val="007842FE"/>
  </w:style>
  <w:style w:type="paragraph" w:customStyle="1" w:styleId="890AA07674294A33885351C45830554B">
    <w:name w:val="890AA07674294A33885351C45830554B"/>
    <w:rsid w:val="007842FE"/>
  </w:style>
  <w:style w:type="paragraph" w:customStyle="1" w:styleId="39F9556C8B3143029BF80E20501BFC9D">
    <w:name w:val="39F9556C8B3143029BF80E20501BFC9D"/>
    <w:rsid w:val="007842FE"/>
  </w:style>
  <w:style w:type="paragraph" w:customStyle="1" w:styleId="CC4DA4C0B2A34151B67CEB5BFB64714D">
    <w:name w:val="CC4DA4C0B2A34151B67CEB5BFB64714D"/>
    <w:rsid w:val="007842FE"/>
  </w:style>
  <w:style w:type="paragraph" w:customStyle="1" w:styleId="AEE91889CC97472F9DE251B8CB2F280C">
    <w:name w:val="AEE91889CC97472F9DE251B8CB2F280C"/>
    <w:rsid w:val="007842FE"/>
  </w:style>
  <w:style w:type="paragraph" w:customStyle="1" w:styleId="B612C35515944F0BA2A88B5B1926F358">
    <w:name w:val="B612C35515944F0BA2A88B5B1926F358"/>
    <w:rsid w:val="007842FE"/>
  </w:style>
  <w:style w:type="paragraph" w:customStyle="1" w:styleId="D65405111472456290F520CEA8A82C76">
    <w:name w:val="D65405111472456290F520CEA8A82C76"/>
    <w:rsid w:val="007842FE"/>
  </w:style>
  <w:style w:type="paragraph" w:customStyle="1" w:styleId="6D375362045B4CE4B7343999C44C0EBA">
    <w:name w:val="6D375362045B4CE4B7343999C44C0EBA"/>
    <w:rsid w:val="007842FE"/>
  </w:style>
  <w:style w:type="paragraph" w:customStyle="1" w:styleId="B2520F616C1840BAA2FE0752530A07B7">
    <w:name w:val="B2520F616C1840BAA2FE0752530A07B7"/>
    <w:rsid w:val="007842FE"/>
  </w:style>
  <w:style w:type="paragraph" w:customStyle="1" w:styleId="6F0C398E0C6642589EA149ED89318DB9">
    <w:name w:val="6F0C398E0C6642589EA149ED89318DB9"/>
    <w:rsid w:val="007842FE"/>
  </w:style>
  <w:style w:type="paragraph" w:customStyle="1" w:styleId="94B76336E3E34DCDAF1D05925E122E3B">
    <w:name w:val="94B76336E3E34DCDAF1D05925E122E3B"/>
    <w:rsid w:val="007842FE"/>
  </w:style>
  <w:style w:type="paragraph" w:customStyle="1" w:styleId="E94466C443C74553BC73E4FCC52828FC">
    <w:name w:val="E94466C443C74553BC73E4FCC52828FC"/>
    <w:rsid w:val="007842FE"/>
  </w:style>
  <w:style w:type="paragraph" w:customStyle="1" w:styleId="290EB7703E4F4529930B29573798CA1F">
    <w:name w:val="290EB7703E4F4529930B29573798CA1F"/>
    <w:rsid w:val="007842FE"/>
  </w:style>
  <w:style w:type="paragraph" w:customStyle="1" w:styleId="CB3944957FE2456288097F38223A1CB3">
    <w:name w:val="CB3944957FE2456288097F38223A1CB3"/>
    <w:rsid w:val="007842FE"/>
  </w:style>
  <w:style w:type="paragraph" w:customStyle="1" w:styleId="DC6CF87C61004F07A91B9E3546076982">
    <w:name w:val="DC6CF87C61004F07A91B9E3546076982"/>
    <w:rsid w:val="007842FE"/>
  </w:style>
  <w:style w:type="paragraph" w:customStyle="1" w:styleId="3472F31936C044E18FFD26294BAA9B5C">
    <w:name w:val="3472F31936C044E18FFD26294BAA9B5C"/>
    <w:rsid w:val="007842FE"/>
  </w:style>
  <w:style w:type="paragraph" w:customStyle="1" w:styleId="CD5110748F024A259EBAD309AF64B8C0">
    <w:name w:val="CD5110748F024A259EBAD309AF64B8C0"/>
    <w:rsid w:val="007842FE"/>
  </w:style>
  <w:style w:type="paragraph" w:customStyle="1" w:styleId="15994D7448B44AACB7EA8764A5EC265E">
    <w:name w:val="15994D7448B44AACB7EA8764A5EC265E"/>
    <w:rsid w:val="007842FE"/>
  </w:style>
  <w:style w:type="paragraph" w:customStyle="1" w:styleId="B271A55526794889AAAAFB9BBBAD2F67">
    <w:name w:val="B271A55526794889AAAAFB9BBBAD2F67"/>
    <w:rsid w:val="008227A6"/>
  </w:style>
  <w:style w:type="paragraph" w:customStyle="1" w:styleId="5F6A74A99D9D403C8E72EDE79D137D6F">
    <w:name w:val="5F6A74A99D9D403C8E72EDE79D137D6F"/>
    <w:rsid w:val="008227A6"/>
  </w:style>
  <w:style w:type="paragraph" w:customStyle="1" w:styleId="8D69B90C135C43D19989BD0DCD2DF5E0">
    <w:name w:val="8D69B90C135C43D19989BD0DCD2DF5E0"/>
    <w:rsid w:val="00860E84"/>
    <w:rPr>
      <w:lang w:val="en-US" w:eastAsia="en-US"/>
    </w:rPr>
  </w:style>
  <w:style w:type="paragraph" w:customStyle="1" w:styleId="98A44FEFCF734C08AB3A27DCF66619E1">
    <w:name w:val="98A44FEFCF734C08AB3A27DCF66619E1"/>
    <w:rsid w:val="00860E84"/>
    <w:rPr>
      <w:lang w:val="en-US" w:eastAsia="en-US"/>
    </w:rPr>
  </w:style>
  <w:style w:type="paragraph" w:customStyle="1" w:styleId="7F1D2C9399694DCCB73B19F70E9E9F9B">
    <w:name w:val="7F1D2C9399694DCCB73B19F70E9E9F9B"/>
    <w:rsid w:val="00860E84"/>
    <w:rPr>
      <w:lang w:val="en-US" w:eastAsia="en-US"/>
    </w:rPr>
  </w:style>
  <w:style w:type="paragraph" w:customStyle="1" w:styleId="23289B2B5D4A494FBCFE039C78B29BCF">
    <w:name w:val="23289B2B5D4A494FBCFE039C78B29BCF"/>
    <w:rsid w:val="00860E84"/>
    <w:rPr>
      <w:lang w:val="en-US" w:eastAsia="en-US"/>
    </w:rPr>
  </w:style>
  <w:style w:type="paragraph" w:customStyle="1" w:styleId="DFAFB501A12241F48B7DEC10F72CB7AA">
    <w:name w:val="DFAFB501A12241F48B7DEC10F72CB7AA"/>
    <w:rsid w:val="00860E84"/>
    <w:rPr>
      <w:lang w:val="en-US" w:eastAsia="en-US"/>
    </w:rPr>
  </w:style>
  <w:style w:type="paragraph" w:customStyle="1" w:styleId="E2818721A8674F6F9A81B8A011871D64">
    <w:name w:val="E2818721A8674F6F9A81B8A011871D64"/>
    <w:rsid w:val="00860E84"/>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Bharat Nagaraju (A0178258N)
Edwin Tam (A0178396J)
 Vignesram Andiappan Selvaraj (A0178215A)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.dotx</Template>
  <TotalTime>9</TotalTime>
  <Pages>1</Pages>
  <Words>3394</Words>
  <Characters>19351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skybe</dc:creator>
  <cp:keywords/>
  <cp:lastModifiedBy>Bharat Nagaraju</cp:lastModifiedBy>
  <cp:revision>10</cp:revision>
  <cp:lastPrinted>2006-08-01T17:47:00Z</cp:lastPrinted>
  <dcterms:created xsi:type="dcterms:W3CDTF">2019-03-10T08:28:00Z</dcterms:created>
  <dcterms:modified xsi:type="dcterms:W3CDTF">2019-03-10T08:48:00Z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